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Pr>
          <w:rtl w:val="0"/>
        </w:rPr>
      </w:r>
    </w:p>
    <w:p w:rsidR="00000000" w:rsidDel="00000000" w:rsidP="00000000" w:rsidRDefault="00000000" w:rsidRPr="00000000" w14:paraId="00000002">
      <w:pPr>
        <w:spacing w:after="60" w:lineRule="auto"/>
        <w:rPr/>
      </w:pPr>
      <w:r>
        <w:rPr>
          <w:rtl w:val="0"/>
        </w:rPr>
      </w:r>
    </w:p>
    <w:p w:rsidR="00000000" w:rsidDel="00000000" w:rsidP="00000000" w:rsidRDefault="00000000" w:rsidRPr="00000000" w14:paraId="00000003">
      <w:pPr>
        <w:spacing w:after="60" w:lineRule="auto"/>
        <w:rPr/>
      </w:pPr>
      <w:r>
        <w:rPr>
          <w:rtl w:val="0"/>
        </w:rPr>
      </w:r>
    </w:p>
    <w:p w:rsidR="00000000" w:rsidDel="00000000" w:rsidP="00000000" w:rsidRDefault="00000000" w:rsidRPr="00000000" w14:paraId="00000004">
      <w:pPr>
        <w:spacing w:after="60" w:lineRule="auto"/>
        <w:rPr/>
      </w:pPr>
      <w:r>
        <w:rPr>
          <w:rtl w:val="0"/>
        </w:rPr>
      </w:r>
    </w:p>
    <w:p w:rsidR="00000000" w:rsidDel="00000000" w:rsidP="00000000" w:rsidRDefault="00000000" w:rsidRPr="00000000" w14:paraId="00000005">
      <w:pPr>
        <w:spacing w:after="60" w:lineRule="auto"/>
        <w:rPr/>
      </w:pPr>
      <w:r>
        <w:rPr>
          <w:rtl w:val="0"/>
        </w:rPr>
      </w:r>
    </w:p>
    <w:p w:rsidR="00000000" w:rsidDel="00000000" w:rsidP="00000000" w:rsidRDefault="00000000" w:rsidRPr="00000000" w14:paraId="00000006">
      <w:pPr>
        <w:spacing w:after="200" w:lineRule="auto"/>
        <w:jc w:val="center"/>
        <w:rPr/>
      </w:pPr>
      <w:r>
        <w:rPr>
          <w:b w:val="1"/>
          <w:bCs w:val="1"/>
          <w:sz w:val="56"/>
          <w:szCs w:val="56"/>
          <w:rtl w:val="0"/>
        </w:rPr>
        <w:t xml:space="preserve">ONLYEXIT</w:t>
      </w:r>
      <w:r>
        <w:rPr>
          <w:rtl w:val="0"/>
        </w:rPr>
      </w:r>
    </w:p>
    <w:p w:rsidR="00000000" w:rsidDel="00000000" w:rsidP="00000000" w:rsidRDefault="00000000" w:rsidRPr="00000000" w14:paraId="00000007">
      <w:pPr>
        <w:spacing w:after="100" w:lineRule="auto"/>
        <w:jc w:val="center"/>
        <w:rPr/>
      </w:pPr>
      <w:r>
        <w:rPr>
          <w:sz w:val="32"/>
          <w:szCs w:val="32"/>
          <w:rtl w:val="0"/>
        </w:rPr>
        <w:t xml:space="preserve">The Employee &gt; Founder Transition Engine</w:t>
      </w:r>
      <w:r>
        <w:rPr>
          <w:rtl w:val="0"/>
        </w:rPr>
      </w:r>
    </w:p>
    <w:p w:rsidR="00000000" w:rsidDel="00000000" w:rsidP="00000000" w:rsidRDefault="00000000" w:rsidRPr="00000000" w14:paraId="00000008">
      <w:pPr>
        <w:spacing w:after="60" w:lineRule="auto"/>
        <w:rPr/>
      </w:pPr>
      <w:r>
        <w:rPr>
          <w:rtl w:val="0"/>
        </w:rPr>
      </w:r>
    </w:p>
    <w:p w:rsidR="00000000" w:rsidDel="00000000" w:rsidP="00000000" w:rsidRDefault="00000000" w:rsidRPr="00000000" w14:paraId="00000009">
      <w:pPr>
        <w:spacing w:after="100" w:lineRule="auto"/>
        <w:jc w:val="center"/>
        <w:rPr/>
      </w:pPr>
      <w:r>
        <w:rPr>
          <w:color w:val="666666"/>
          <w:sz w:val="24"/>
          <w:szCs w:val="24"/>
          <w:rtl w:val="0"/>
        </w:rPr>
        <w:t xml:space="preserve">Internal Founding Doctrine</w:t>
      </w:r>
      <w:r>
        <w:rPr>
          <w:rtl w:val="0"/>
        </w:rPr>
      </w:r>
    </w:p>
    <w:p w:rsidR="00000000" w:rsidDel="00000000" w:rsidP="00000000" w:rsidRDefault="00000000" w:rsidRPr="00000000" w14:paraId="0000000A">
      <w:pPr>
        <w:spacing w:after="100" w:lineRule="auto"/>
        <w:jc w:val="center"/>
        <w:rPr/>
      </w:pPr>
      <w:r>
        <w:rPr>
          <w:color w:val="666666"/>
          <w:rtl w:val="0"/>
        </w:rPr>
        <w:t xml:space="preserve">March 2026</w:t>
      </w:r>
      <w:r>
        <w:rPr>
          <w:rtl w:val="0"/>
        </w:rPr>
      </w:r>
    </w:p>
    <w:p w:rsidR="00000000" w:rsidDel="00000000" w:rsidP="00000000" w:rsidRDefault="00000000" w:rsidRPr="00000000" w14:paraId="0000000B">
      <w:pPr>
        <w:spacing w:after="60" w:lineRule="auto"/>
        <w:rPr/>
      </w:pPr>
      <w:r>
        <w:rPr>
          <w:rtl w:val="0"/>
        </w:rPr>
      </w:r>
    </w:p>
    <w:p w:rsidR="00000000" w:rsidDel="00000000" w:rsidP="00000000" w:rsidRDefault="00000000" w:rsidRPr="00000000" w14:paraId="0000000C">
      <w:pPr>
        <w:spacing w:after="60" w:lineRule="auto"/>
        <w:rPr/>
      </w:pPr>
      <w:r>
        <w:rPr>
          <w:rtl w:val="0"/>
        </w:rPr>
      </w:r>
    </w:p>
    <w:p w:rsidR="00000000" w:rsidDel="00000000" w:rsidP="00000000" w:rsidRDefault="00000000" w:rsidRPr="00000000" w14:paraId="0000000D">
      <w:pPr>
        <w:spacing w:after="80" w:lineRule="auto"/>
        <w:jc w:val="center"/>
        <w:rPr/>
      </w:pPr>
      <w:r>
        <w:rPr>
          <w:color w:val="999999"/>
          <w:sz w:val="20"/>
          <w:szCs w:val="20"/>
          <w:rtl w:val="0"/>
        </w:rPr>
        <w:t xml:space="preserve">CONFIDENTIAL</w:t>
      </w:r>
      <w:r>
        <w:rPr>
          <w:rtl w:val="0"/>
        </w:rPr>
      </w:r>
    </w:p>
    <w:p w:rsidR="00000000" w:rsidDel="00000000" w:rsidP="00000000" w:rsidRDefault="00000000" w:rsidRPr="00000000" w14:paraId="0000000E">
      <w:pPr>
        <w:rPr/>
      </w:pPr>
      <w:r>
        <w:br w:type="page"/>
      </w:r>
      <w:r>
        <w:rPr>
          <w:rtl w:val="0"/>
        </w:rPr>
      </w:r>
    </w:p>
    <w:p w:rsidR="00000000" w:rsidDel="00000000" w:rsidP="00000000" w:rsidRDefault="00000000" w:rsidRPr="00000000" w14:paraId="0000000F">
      <w:pPr>
        <w:pStyle w:val="Heading1"/>
        <w:rPr/>
      </w:pPr>
      <w:r>
        <w:rPr>
          <w:rtl w:val="0"/>
        </w:rPr>
        <w:t xml:space="preserve">1. What OnlyExit Is</w:t>
      </w:r>
    </w:p>
    <w:p w:rsidR="00000000" w:rsidDel="00000000" w:rsidP="00000000" w:rsidRDefault="00000000" w:rsidRPr="00000000" w14:paraId="00000010">
      <w:pPr>
        <w:spacing w:after="60" w:lineRule="auto"/>
        <w:rPr/>
      </w:pPr>
      <w:commentRangeStart w:id="0"/>
      <w:r>
        <w:rPr>
          <w:rtl w:val="0"/>
        </w:rPr>
      </w:r>
    </w:p>
    <w:p w:rsidR="00000000" w:rsidDel="00000000" w:rsidP="00000000" w:rsidRDefault="00000000" w:rsidRPr="00000000" w14:paraId="00000011">
      <w:pPr>
        <w:spacing w:after="120" w:lineRule="auto"/>
        <w:rPr/>
      </w:pPr>
      <w:r>
        <w:rPr>
          <w:b w:val="1"/>
          <w:bCs w:val="1"/>
          <w:rtl w:val="0"/>
        </w:rPr>
        <w:t xml:space="preserve">OnlyExit is not a founder house, not an accelerator, and not a networking community. It is founder formation infrastructure for elite operators leaving big tech.</w:t>
      </w:r>
      <w:commentRangeEnd w:id="0"/>
      <w:r>
        <w:commentReference w:id="0"/>
      </w:r>
      <w:r>
        <w:rPr>
          <w:rtl w:val="0"/>
        </w:rPr>
      </w:r>
    </w:p>
    <w:p w:rsidR="00000000" w:rsidDel="00000000" w:rsidP="00000000" w:rsidRDefault="00000000" w:rsidRPr="00000000" w14:paraId="00000012">
      <w:pPr>
        <w:spacing w:after="60" w:lineRule="auto"/>
        <w:rPr/>
      </w:pPr>
      <w:r>
        <w:rPr>
          <w:rtl w:val="0"/>
        </w:rPr>
      </w:r>
    </w:p>
    <w:p w:rsidR="00000000" w:rsidDel="00000000" w:rsidP="00000000" w:rsidRDefault="00000000" w:rsidRPr="00000000" w14:paraId="00000013">
      <w:pPr>
        <w:spacing w:after="120" w:lineRule="auto"/>
        <w:rPr/>
      </w:pPr>
      <w:r>
        <w:rPr>
          <w:rtl w:val="0"/>
        </w:rPr>
        <w:t xml:space="preserve">The house is one mode of operation. The company is a founder transition engine.</w:t>
      </w:r>
    </w:p>
    <w:p w:rsidR="00000000" w:rsidDel="00000000" w:rsidP="00000000" w:rsidRDefault="00000000" w:rsidRPr="00000000" w14:paraId="00000014">
      <w:pPr>
        <w:spacing w:after="60" w:lineRule="auto"/>
        <w:rPr/>
      </w:pPr>
      <w:r>
        <w:rPr>
          <w:rtl w:val="0"/>
        </w:rPr>
      </w:r>
    </w:p>
    <w:p w:rsidR="00000000" w:rsidDel="00000000" w:rsidP="00000000" w:rsidRDefault="00000000" w:rsidRPr="00000000" w14:paraId="00000015">
      <w:pPr>
        <w:spacing w:after="120" w:lineRule="auto"/>
        <w:rPr/>
      </w:pPr>
      <w:r>
        <w:rPr>
          <w:rtl w:val="0"/>
        </w:rPr>
        <w:t xml:space="preserve">The modern startup ecosystem has world-class infrastructure for companies that already exist. Venture capital firms fund startups. Accelerators refine them. Incubators nurture them. All of these institutions operate after the founding moment has already happened.</w:t>
      </w:r>
    </w:p>
    <w:p w:rsidR="00000000" w:rsidDel="00000000" w:rsidP="00000000" w:rsidRDefault="00000000" w:rsidRPr="00000000" w14:paraId="00000016">
      <w:pPr>
        <w:spacing w:after="120" w:lineRule="auto"/>
        <w:rPr/>
      </w:pPr>
      <w:r>
        <w:rPr>
          <w:rtl w:val="0"/>
        </w:rPr>
        <w:t xml:space="preserve">What the ecosystem lacks is infrastructure for the stage before that: the moment when talented operators begin considering leaving their jobs to start companies. The moment when someone at Amazon, Meta, or Google wakes up thinking not about ambition, but about escape.</w:t>
      </w:r>
    </w:p>
    <w:p w:rsidR="00000000" w:rsidDel="00000000" w:rsidP="00000000" w:rsidRDefault="00000000" w:rsidRPr="00000000" w14:paraId="00000017">
      <w:pPr>
        <w:spacing w:after="60" w:lineRule="auto"/>
        <w:rPr/>
      </w:pPr>
      <w:r>
        <w:rPr>
          <w:rtl w:val="0"/>
        </w:rPr>
      </w:r>
    </w:p>
    <w:p w:rsidR="00000000" w:rsidDel="00000000" w:rsidP="00000000" w:rsidRDefault="00000000" w:rsidRPr="00000000" w14:paraId="00000018">
      <w:pPr>
        <w:spacing w:after="120" w:lineRule="auto"/>
        <w:ind w:left="720" w:firstLine="0"/>
        <w:rPr/>
      </w:pPr>
      <w:r>
        <w:rPr>
          <w:i w:val="1"/>
          <w:iCs w:val="1"/>
          <w:rtl w:val="0"/>
        </w:rPr>
        <w:t xml:space="preserve">"I need to get out of here."</w:t>
      </w:r>
      <w:r>
        <w:rPr>
          <w:rtl w:val="0"/>
        </w:rPr>
      </w:r>
    </w:p>
    <w:p w:rsidR="00000000" w:rsidDel="00000000" w:rsidP="00000000" w:rsidRDefault="00000000" w:rsidRPr="00000000" w14:paraId="00000019">
      <w:pPr>
        <w:spacing w:after="60" w:lineRule="auto"/>
        <w:rPr/>
      </w:pPr>
      <w:r>
        <w:rPr>
          <w:rtl w:val="0"/>
        </w:rPr>
      </w:r>
    </w:p>
    <w:p w:rsidR="00000000" w:rsidDel="00000000" w:rsidP="00000000" w:rsidRDefault="00000000" w:rsidRPr="00000000" w14:paraId="0000001A">
      <w:pPr>
        <w:spacing w:after="120" w:lineRule="auto"/>
        <w:rPr/>
      </w:pPr>
      <w:r>
        <w:rPr>
          <w:rtl w:val="0"/>
        </w:rPr>
        <w:t xml:space="preserve">That moment is where OnlyExit lives.</w:t>
      </w:r>
    </w:p>
    <w:p w:rsidR="00000000" w:rsidDel="00000000" w:rsidP="00000000" w:rsidRDefault="00000000" w:rsidRPr="00000000" w14:paraId="0000001B">
      <w:pPr>
        <w:spacing w:after="120" w:lineRule="auto"/>
        <w:rPr/>
      </w:pPr>
      <w:commentRangeStart w:id="1"/>
      <w:del w:id="150" w:author="Perplexity Computer" w:date="2026-03-09T14:00:00Z">
        <w:r>
          <w:rPr>
            <w:rtl w:val="0"/>
          </w:rPr>
          <w:delText xml:space="preserve">OnlyExit creates environments where high-signal operators collide, explore frontier problems, test founder compatibility, and launch startups. These environments take multiple forms: curated founder sprints, short residencies, six-week build cycles, and physical founder houses. But no single container defines the company. The house is one expression of the thesis. The thesis is bigger than any building.</w:delText>
        </w:r>
      </w:del>
      <w:ins w:id="151" w:author="Perplexity Computer" w:date="2026-03-09T14:00:00Z">
        <w:r>
          <w:rPr>
            <w:rtl w:val="0"/>
          </w:rPr>
          <w:t xml:space="preserve">OnlyExit creates environments where high-signal operators collide, explore frontier problems, test founder compatibility, and launch startups. These environments take multiple forms: events, Founder Collision Sprints, The Residency, and physical founder houses. But no single container defines the company. The house is one expression of the thesis. The thesis is bigger than any building.</w:t>
        </w:r>
      </w:ins>
      <w:commentRangeEnd w:id="1"/>
      <w:r>
        <w:commentReference w:id="1"/>
      </w:r>
      <w:r>
        <w:rPr>
          <w:rtl w:val="0"/>
        </w:rPr>
      </w:r>
    </w:p>
    <w:p w:rsidR="00000000" w:rsidDel="00000000" w:rsidP="00000000" w:rsidRDefault="00000000" w:rsidRPr="00000000" w14:paraId="0000001C">
      <w:pPr>
        <w:spacing w:after="60" w:lineRule="auto"/>
        <w:rPr/>
      </w:pPr>
      <w:r>
        <w:rPr>
          <w:rtl w:val="0"/>
        </w:rPr>
      </w:r>
    </w:p>
    <w:p w:rsidR="00000000" w:rsidDel="00000000" w:rsidP="00000000" w:rsidRDefault="00000000" w:rsidRPr="00000000" w14:paraId="0000001D">
      <w:pPr>
        <w:spacing w:after="120" w:lineRule="auto"/>
        <w:rPr/>
      </w:pPr>
      <w:r>
        <w:rPr>
          <w:rtl w:val="0"/>
        </w:rPr>
        <w:t xml:space="preserve">The central insight is this: great startups do not emerge randomly. They emerge when the right capabilities collide in the same environment at the same time. When skilled operators, engineers, product thinkers, and growth leaders interact under shared pressure, the probability of startup formation increases dramatically.</w:t>
      </w:r>
    </w:p>
    <w:p w:rsidR="00000000" w:rsidDel="00000000" w:rsidP="00000000" w:rsidRDefault="00000000" w:rsidRPr="00000000" w14:paraId="0000001E">
      <w:pPr>
        <w:spacing w:after="60" w:lineRule="auto"/>
        <w:rPr/>
      </w:pPr>
      <w:r>
        <w:rPr>
          <w:rtl w:val="0"/>
        </w:rPr>
      </w:r>
    </w:p>
    <w:p w:rsidR="00000000" w:rsidDel="00000000" w:rsidP="00000000" w:rsidRDefault="00000000" w:rsidRPr="00000000" w14:paraId="0000001F">
      <w:pPr>
        <w:spacing w:after="120" w:lineRule="auto"/>
        <w:rPr/>
      </w:pPr>
      <w:r>
        <w:rPr>
          <w:rtl w:val="0"/>
        </w:rPr>
        <w:t xml:space="preserve">OnlyExit is designed to intentionally engineer those collisions.</w:t>
      </w:r>
    </w:p>
    <w:p w:rsidR="00000000" w:rsidDel="00000000" w:rsidP="00000000" w:rsidRDefault="00000000" w:rsidRPr="00000000" w14:paraId="00000020">
      <w:pPr>
        <w:spacing w:after="60" w:lineRule="auto"/>
        <w:rPr/>
      </w:pPr>
      <w:r>
        <w:rPr>
          <w:rtl w:val="0"/>
        </w:rPr>
      </w:r>
    </w:p>
    <w:p w:rsidR="00000000" w:rsidDel="00000000" w:rsidP="00000000" w:rsidRDefault="00000000" w:rsidRPr="00000000" w14:paraId="00000021">
      <w:pPr>
        <w:spacing w:after="120" w:lineRule="auto"/>
        <w:rPr/>
      </w:pPr>
      <w:r>
        <w:rPr>
          <w:rtl w:val="0"/>
        </w:rPr>
        <w:t xml:space="preserve">Over time, the platform aims to become the talent discovery layer of the startup ecosystem. Not the founder discovery layer. The talent discovery layer. Because OnlyExit discovers and assembles pre-founders before founder identity fully forms. It captures people before they even realize they are founders.</w:t>
      </w:r>
    </w:p>
    <w:p w:rsidR="00000000" w:rsidDel="00000000" w:rsidP="00000000" w:rsidRDefault="00000000" w:rsidRPr="00000000" w14:paraId="00000022">
      <w:pPr>
        <w:spacing w:after="60" w:lineRule="auto"/>
        <w:rPr/>
      </w:pPr>
      <w:r>
        <w:rPr>
          <w:rtl w:val="0"/>
        </w:rPr>
      </w:r>
    </w:p>
    <w:p w:rsidR="00000000" w:rsidDel="00000000" w:rsidP="00000000" w:rsidRDefault="00000000" w:rsidRPr="00000000" w14:paraId="00000023">
      <w:pPr>
        <w:spacing w:after="120" w:lineRule="auto"/>
        <w:ind w:left="720" w:firstLine="0"/>
        <w:rPr/>
      </w:pPr>
      <w:r>
        <w:rPr>
          <w:i w:val="1"/>
          <w:iCs w:val="1"/>
          <w:rtl w:val="0"/>
        </w:rPr>
        <w:t xml:space="preserve">YC invests in founders. OnlyExit creates founders.</w:t>
      </w:r>
      <w:r>
        <w:rPr>
          <w:rtl w:val="0"/>
        </w:rPr>
      </w:r>
    </w:p>
    <w:p w:rsidR="00000000" w:rsidDel="00000000" w:rsidP="00000000" w:rsidRDefault="00000000" w:rsidRPr="00000000" w14:paraId="00000024">
      <w:pPr>
        <w:spacing w:after="120" w:lineRule="auto"/>
        <w:ind w:left="720" w:firstLine="0"/>
        <w:rPr/>
      </w:pPr>
      <w:r>
        <w:rPr>
          <w:i w:val="1"/>
          <w:iCs w:val="1"/>
          <w:rtl w:val="0"/>
        </w:rPr>
        <w:t xml:space="preserve">That is a much earlier and more powerful point in the pipeline.</w:t>
      </w:r>
      <w:r>
        <w:rPr>
          <w:rtl w:val="0"/>
        </w:rPr>
      </w:r>
    </w:p>
    <w:p w:rsidR="00000000" w:rsidDel="00000000" w:rsidP="00000000" w:rsidRDefault="00000000" w:rsidRPr="00000000" w14:paraId="00000025">
      <w:pPr>
        <w:spacing w:after="60" w:lineRule="auto"/>
        <w:rPr/>
      </w:pPr>
      <w:r>
        <w:rPr>
          <w:rtl w:val="0"/>
        </w:rPr>
      </w:r>
    </w:p>
    <w:p w:rsidR="00000000" w:rsidDel="00000000" w:rsidP="00000000" w:rsidRDefault="00000000" w:rsidRPr="00000000" w14:paraId="00000026">
      <w:pPr>
        <w:spacing w:after="120" w:lineRule="auto"/>
        <w:rPr/>
      </w:pPr>
      <w:r>
        <w:rPr>
          <w:rtl w:val="0"/>
        </w:rPr>
        <w:t xml:space="preserve">If executed correctly, OnlyExit becomes YC before YC.</w:t>
      </w:r>
    </w:p>
    <w:p w:rsidR="00000000" w:rsidDel="00000000" w:rsidP="00000000" w:rsidRDefault="00000000" w:rsidRPr="00000000" w14:paraId="00000027">
      <w:pPr>
        <w:spacing w:after="120" w:lineRule="auto"/>
        <w:rPr/>
      </w:pPr>
      <w:r>
        <w:rPr>
          <w:rtl w:val="0"/>
        </w:rPr>
      </w:r>
    </w:p>
    <w:p w:rsidR="00000000" w:rsidDel="00000000" w:rsidP="00000000" w:rsidRDefault="00000000" w:rsidRPr="00000000" w14:paraId="00000028">
      <w:pPr>
        <w:spacing w:after="120" w:lineRule="auto"/>
        <w:rPr/>
      </w:pPr>
      <w:r>
        <w:rPr>
          <w:rtl w:val="0"/>
        </w:rPr>
      </w:r>
    </w:p>
    <w:p w:rsidR="00000000" w:rsidDel="00000000" w:rsidP="00000000" w:rsidRDefault="00000000" w:rsidRPr="00000000" w14:paraId="00000029">
      <w:pPr>
        <w:spacing w:after="120" w:lineRule="auto"/>
        <w:rPr/>
      </w:pPr>
      <w:r>
        <w:rPr>
          <w:rtl w:val="0"/>
        </w:rPr>
      </w:r>
    </w:p>
    <w:p w:rsidR="00000000" w:rsidDel="00000000" w:rsidP="00000000" w:rsidRDefault="00000000" w:rsidRPr="00000000" w14:paraId="0000002A">
      <w:pPr>
        <w:rPr/>
      </w:pPr>
      <w:r>
        <w:br w:type="page"/>
      </w:r>
      <w:r>
        <w:rPr>
          <w:rtl w:val="0"/>
        </w:rPr>
      </w:r>
    </w:p>
    <w:p w:rsidR="00000000" w:rsidDel="00000000" w:rsidP="00000000" w:rsidRDefault="00000000" w:rsidRPr="00000000" w14:paraId="0000002B">
      <w:pPr>
        <w:pStyle w:val="Heading1"/>
        <w:rPr/>
      </w:pPr>
      <w:r>
        <w:rPr>
          <w:rtl w:val="0"/>
        </w:rPr>
        <w:t xml:space="preserve">2. Why the Name Matters</w:t>
      </w:r>
    </w:p>
    <w:p w:rsidR="00000000" w:rsidDel="00000000" w:rsidP="00000000" w:rsidRDefault="00000000" w:rsidRPr="00000000" w14:paraId="0000002C">
      <w:pPr>
        <w:spacing w:after="60" w:lineRule="auto"/>
        <w:rPr/>
      </w:pPr>
      <w:r>
        <w:rPr>
          <w:rtl w:val="0"/>
        </w:rPr>
      </w:r>
    </w:p>
    <w:p w:rsidR="00000000" w:rsidDel="00000000" w:rsidP="00000000" w:rsidRDefault="00000000" w:rsidRPr="00000000" w14:paraId="0000002D">
      <w:pPr>
        <w:spacing w:after="120" w:lineRule="auto"/>
        <w:rPr/>
      </w:pPr>
      <w:commentRangeStart w:id="2"/>
      <w:r>
        <w:rPr>
          <w:rtl w:val="0"/>
        </w:rPr>
        <w:t xml:space="preserve">Most startup brands revolve around beginning. Y Combinator means creating something new. Techstars implies stars rising. 500 Global signals scale. They all frame startups as creation.</w:t>
      </w:r>
      <w:commentRangeEnd w:id="2"/>
      <w:r>
        <w:commentReference w:id="2"/>
      </w:r>
      <w:r>
        <w:rPr>
          <w:rtl w:val="0"/>
        </w:rPr>
      </w:r>
    </w:p>
    <w:p w:rsidR="00000000" w:rsidDel="00000000" w:rsidP="00000000" w:rsidRDefault="00000000" w:rsidRPr="00000000" w14:paraId="0000002E">
      <w:pPr>
        <w:spacing w:after="60" w:lineRule="auto"/>
        <w:rPr/>
      </w:pPr>
      <w:r>
        <w:rPr>
          <w:rtl w:val="0"/>
        </w:rPr>
      </w:r>
    </w:p>
    <w:p w:rsidR="00000000" w:rsidDel="00000000" w:rsidP="00000000" w:rsidRDefault="00000000" w:rsidRPr="00000000" w14:paraId="0000002F">
      <w:pPr>
        <w:spacing w:after="120" w:lineRule="auto"/>
        <w:rPr/>
      </w:pPr>
      <w:r>
        <w:rPr>
          <w:b w:val="1"/>
          <w:bCs w:val="1"/>
          <w:rtl w:val="0"/>
        </w:rPr>
        <w:t xml:space="preserve">OnlyExit frames startups as escape.</w:t>
      </w:r>
      <w:r>
        <w:rPr>
          <w:rtl w:val="0"/>
        </w:rPr>
      </w:r>
    </w:p>
    <w:p w:rsidR="00000000" w:rsidDel="00000000" w:rsidP="00000000" w:rsidRDefault="00000000" w:rsidRPr="00000000" w14:paraId="00000030">
      <w:pPr>
        <w:spacing w:after="60" w:lineRule="auto"/>
        <w:rPr/>
      </w:pPr>
      <w:commentRangeStart w:id="3"/>
      <w:r>
        <w:rPr>
          <w:rtl w:val="0"/>
        </w:rPr>
      </w:r>
    </w:p>
    <w:p w:rsidR="00000000" w:rsidDel="00000000" w:rsidP="00000000" w:rsidRDefault="00000000" w:rsidRPr="00000000" w14:paraId="00000031">
      <w:pPr>
        <w:spacing w:after="120" w:lineRule="auto"/>
        <w:rPr/>
      </w:pPr>
      <w:commentRangeEnd w:id="3"/>
      <w:r>
        <w:commentReference w:id="3"/>
      </w:r>
      <w:r>
        <w:rPr>
          <w:rtl w:val="0"/>
        </w:rPr>
        <w:t xml:space="preserve">That is fundamentally different, and it is one of the most ownable parts of the brand.</w:t>
      </w:r>
    </w:p>
    <w:p w:rsidR="00000000" w:rsidDel="00000000" w:rsidP="00000000" w:rsidRDefault="00000000" w:rsidRPr="00000000" w14:paraId="00000032">
      <w:pPr>
        <w:spacing w:after="60" w:lineRule="auto"/>
        <w:rPr/>
      </w:pPr>
      <w:r>
        <w:rPr>
          <w:rtl w:val="0"/>
        </w:rPr>
      </w:r>
    </w:p>
    <w:p w:rsidR="00000000" w:rsidDel="00000000" w:rsidP="00000000" w:rsidRDefault="00000000" w:rsidRPr="00000000" w14:paraId="00000033">
      <w:pPr>
        <w:spacing w:after="120" w:lineRule="auto"/>
        <w:rPr/>
      </w:pPr>
      <w:r>
        <w:rPr>
          <w:rtl w:val="0"/>
        </w:rPr>
        <w:t xml:space="preserve">Psychology research repeatedly shows that people act faster to escape pain than to pursue upside. In the tech world, many operators experience subtle frustrations: bureaucracy, slow decision-making, internal politics, limited ownership. They do not always wake up wanting to start a startup. But many wake up thinking they need to get out. OnlyExit speaks directly to that emotion.</w:t>
      </w:r>
    </w:p>
    <w:p w:rsidR="00000000" w:rsidDel="00000000" w:rsidP="00000000" w:rsidRDefault="00000000" w:rsidRPr="00000000" w14:paraId="00000034">
      <w:pPr>
        <w:spacing w:after="60" w:lineRule="auto"/>
        <w:rPr/>
      </w:pPr>
      <w:r>
        <w:rPr>
          <w:rtl w:val="0"/>
        </w:rPr>
      </w:r>
    </w:p>
    <w:p w:rsidR="00000000" w:rsidDel="00000000" w:rsidP="00000000" w:rsidRDefault="00000000" w:rsidRPr="00000000" w14:paraId="00000035">
      <w:pPr>
        <w:pStyle w:val="Heading2"/>
        <w:rPr/>
      </w:pPr>
      <w:r>
        <w:rPr>
          <w:rtl w:val="0"/>
        </w:rPr>
        <w:t xml:space="preserve">Escape Beats Ambition</w:t>
      </w:r>
    </w:p>
    <w:p w:rsidR="00000000" w:rsidDel="00000000" w:rsidP="00000000" w:rsidRDefault="00000000" w:rsidRPr="00000000" w14:paraId="00000036">
      <w:pPr>
        <w:spacing w:after="120" w:lineRule="auto"/>
        <w:rPr/>
      </w:pPr>
      <w:r>
        <w:rPr>
          <w:rtl w:val="0"/>
        </w:rPr>
        <w:t xml:space="preserve">The narrative is simple and powerful:</w:t>
      </w:r>
    </w:p>
    <w:p w:rsidR="00000000" w:rsidDel="00000000" w:rsidP="00000000" w:rsidRDefault="00000000" w:rsidRPr="00000000" w14:paraId="00000037">
      <w:pPr>
        <w:spacing w:after="60" w:lineRule="auto"/>
        <w:rPr/>
      </w:pPr>
      <w:r>
        <w:rPr>
          <w:rtl w:val="0"/>
        </w:rPr>
      </w:r>
    </w:p>
    <w:p w:rsidR="00000000" w:rsidDel="00000000" w:rsidP="00000000" w:rsidRDefault="00000000" w:rsidRPr="00000000" w14:paraId="00000038">
      <w:pPr>
        <w:spacing w:after="120" w:lineRule="auto"/>
        <w:ind w:left="720" w:firstLine="0"/>
        <w:rPr/>
      </w:pPr>
      <w:r>
        <w:rPr>
          <w:i w:val="1"/>
          <w:iCs w:val="1"/>
          <w:rtl w:val="0"/>
        </w:rPr>
        <w:t xml:space="preserve">You worked inside the machine.</w:t>
      </w:r>
      <w:r>
        <w:rPr>
          <w:rtl w:val="0"/>
        </w:rPr>
      </w:r>
    </w:p>
    <w:p w:rsidR="00000000" w:rsidDel="00000000" w:rsidP="00000000" w:rsidRDefault="00000000" w:rsidRPr="00000000" w14:paraId="00000039">
      <w:pPr>
        <w:spacing w:after="120" w:lineRule="auto"/>
        <w:ind w:left="720" w:firstLine="0"/>
        <w:rPr/>
      </w:pPr>
      <w:r>
        <w:rPr>
          <w:i w:val="1"/>
          <w:iCs w:val="1"/>
          <w:rtl w:val="0"/>
        </w:rPr>
        <w:t xml:space="preserve">You learned how it works.</w:t>
      </w:r>
      <w:r>
        <w:rPr>
          <w:rtl w:val="0"/>
        </w:rPr>
      </w:r>
    </w:p>
    <w:p w:rsidR="00000000" w:rsidDel="00000000" w:rsidP="00000000" w:rsidRDefault="00000000" w:rsidRPr="00000000" w14:paraId="0000003A">
      <w:pPr>
        <w:spacing w:after="120" w:lineRule="auto"/>
        <w:ind w:left="720" w:firstLine="0"/>
        <w:rPr/>
      </w:pPr>
      <w:r>
        <w:rPr>
          <w:i w:val="1"/>
          <w:iCs w:val="1"/>
          <w:rtl w:val="0"/>
        </w:rPr>
        <w:t xml:space="preserve">Now you exit and build your own.</w:t>
      </w:r>
      <w:r>
        <w:rPr>
          <w:rtl w:val="0"/>
        </w:rPr>
      </w:r>
    </w:p>
    <w:p w:rsidR="00000000" w:rsidDel="00000000" w:rsidP="00000000" w:rsidRDefault="00000000" w:rsidRPr="00000000" w14:paraId="0000003B">
      <w:pPr>
        <w:spacing w:after="60" w:lineRule="auto"/>
        <w:rPr/>
      </w:pPr>
      <w:r>
        <w:rPr>
          <w:rtl w:val="0"/>
        </w:rPr>
      </w:r>
    </w:p>
    <w:p w:rsidR="00000000" w:rsidDel="00000000" w:rsidP="00000000" w:rsidRDefault="00000000" w:rsidRPr="00000000" w14:paraId="0000003C">
      <w:pPr>
        <w:spacing w:after="120" w:lineRule="auto"/>
        <w:rPr/>
      </w:pPr>
      <w:r>
        <w:rPr>
          <w:rtl w:val="0"/>
        </w:rPr>
        <w:t xml:space="preserve">That is a very clean psychological arc. It mirrors the PayPal Mafia dynamic. Those founders did not think of themselves as entrepreneurs. They were operators leaving a system. After exiting PayPal, they went on to build Tesla, LinkedIn, Palantir, and YouTube.</w:t>
      </w:r>
    </w:p>
    <w:p w:rsidR="00000000" w:rsidDel="00000000" w:rsidP="00000000" w:rsidRDefault="00000000" w:rsidRPr="00000000" w14:paraId="0000003D">
      <w:pPr>
        <w:spacing w:after="60" w:lineRule="auto"/>
        <w:rPr/>
      </w:pPr>
      <w:r>
        <w:rPr>
          <w:rtl w:val="0"/>
        </w:rPr>
      </w:r>
    </w:p>
    <w:p w:rsidR="00000000" w:rsidDel="00000000" w:rsidP="00000000" w:rsidRDefault="00000000" w:rsidRPr="00000000" w14:paraId="0000003E">
      <w:pPr>
        <w:pStyle w:val="Heading2"/>
        <w:rPr/>
      </w:pPr>
      <w:r>
        <w:rPr>
          <w:rtl w:val="0"/>
        </w:rPr>
        <w:t xml:space="preserve">Exit Your Job, Not Your Startup</w:t>
      </w:r>
    </w:p>
    <w:p w:rsidR="00000000" w:rsidDel="00000000" w:rsidP="00000000" w:rsidRDefault="00000000" w:rsidRPr="00000000" w14:paraId="0000003F">
      <w:pPr>
        <w:spacing w:after="120" w:lineRule="auto"/>
        <w:rPr/>
      </w:pPr>
      <w:r>
        <w:rPr>
          <w:rtl w:val="0"/>
        </w:rPr>
        <w:t xml:space="preserve">The name flips the standard startup vocabulary. In the broader ecosystem, exit means the end of a company: IPO or acquisition. OnlyExit inverts that. Exit means the beginning. The moment someone decides to leave the machine and build something of their own.</w:t>
      </w:r>
    </w:p>
    <w:p w:rsidR="00000000" w:rsidDel="00000000" w:rsidP="00000000" w:rsidRDefault="00000000" w:rsidRPr="00000000" w14:paraId="00000040">
      <w:pPr>
        <w:spacing w:after="60" w:lineRule="auto"/>
        <w:rPr/>
      </w:pPr>
      <w:r>
        <w:rPr>
          <w:rtl w:val="0"/>
        </w:rPr>
      </w:r>
    </w:p>
    <w:p w:rsidR="00000000" w:rsidDel="00000000" w:rsidP="00000000" w:rsidRDefault="00000000" w:rsidRPr="00000000" w14:paraId="00000041">
      <w:pPr>
        <w:pStyle w:val="Heading2"/>
        <w:rPr/>
      </w:pPr>
      <w:r>
        <w:rPr>
          <w:rtl w:val="0"/>
        </w:rPr>
        <w:t xml:space="preserve">OnlyExit as Symbolic Threshold</w:t>
      </w:r>
    </w:p>
    <w:p w:rsidR="00000000" w:rsidDel="00000000" w:rsidP="00000000" w:rsidRDefault="00000000" w:rsidRPr="00000000" w14:paraId="00000042">
      <w:pPr>
        <w:spacing w:after="120" w:lineRule="auto"/>
        <w:rPr/>
      </w:pPr>
      <w:r>
        <w:rPr>
          <w:rtl w:val="0"/>
        </w:rPr>
        <w:t xml:space="preserve">If the narrative spreads, OnlyExit becomes shorthand for the place operators go when they are ready to leave big tech. Imagine someone at Amazon thinking about quitting. If they say "I am going to an OnlyExit event," the brand becomes a symbolic threshold. A line you cross. Before OnlyExit, you are an operator. After, you are building.</w:t>
      </w:r>
    </w:p>
    <w:p w:rsidR="00000000" w:rsidDel="00000000" w:rsidP="00000000" w:rsidRDefault="00000000" w:rsidRPr="00000000" w14:paraId="00000043">
      <w:pPr>
        <w:spacing w:after="60" w:lineRule="auto"/>
        <w:rPr/>
      </w:pPr>
      <w:r>
        <w:rPr>
          <w:rtl w:val="0"/>
        </w:rPr>
      </w:r>
    </w:p>
    <w:p w:rsidR="00000000" w:rsidDel="00000000" w:rsidP="00000000" w:rsidRDefault="00000000" w:rsidRPr="00000000" w14:paraId="00000044">
      <w:pPr>
        <w:pStyle w:val="Heading2"/>
        <w:rPr/>
      </w:pPr>
      <w:r>
        <w:rPr>
          <w:rtl w:val="0"/>
        </w:rPr>
        <w:t xml:space="preserve">OnlyExit as Rite of Passage</w:t>
      </w:r>
    </w:p>
    <w:p w:rsidR="00000000" w:rsidDel="00000000" w:rsidP="00000000" w:rsidRDefault="00000000" w:rsidRPr="00000000" w14:paraId="00000045">
      <w:pPr>
        <w:spacing w:after="120" w:lineRule="auto"/>
        <w:rPr/>
      </w:pPr>
      <w:r>
        <w:rPr>
          <w:rtl w:val="0"/>
        </w:rPr>
        <w:t xml:space="preserve">If executed well, OnlyExit does not just become infrastructure. It becomes a cultural rite of passage.</w:t>
      </w:r>
    </w:p>
    <w:p w:rsidR="00000000" w:rsidDel="00000000" w:rsidP="00000000" w:rsidRDefault="00000000" w:rsidRPr="00000000" w14:paraId="00000046">
      <w:pPr>
        <w:spacing w:after="60" w:lineRule="auto"/>
        <w:rPr/>
      </w:pPr>
      <w:r>
        <w:rPr>
          <w:rtl w:val="0"/>
        </w:rPr>
      </w:r>
    </w:p>
    <w:p w:rsidR="00000000" w:rsidDel="00000000" w:rsidP="00000000" w:rsidRDefault="00000000" w:rsidRPr="00000000" w14:paraId="00000047">
      <w:pPr>
        <w:spacing w:after="120" w:lineRule="auto"/>
        <w:ind w:left="720" w:firstLine="0"/>
        <w:rPr/>
      </w:pPr>
      <w:r>
        <w:rPr>
          <w:i w:val="1"/>
          <w:iCs w:val="1"/>
          <w:rtl w:val="0"/>
        </w:rPr>
        <w:t xml:space="preserve">Corporate Job</w:t>
      </w:r>
      <w:r>
        <w:rPr>
          <w:rtl w:val="0"/>
        </w:rPr>
      </w:r>
    </w:p>
    <w:p w:rsidR="00000000" w:rsidDel="00000000" w:rsidP="00000000" w:rsidRDefault="00000000" w:rsidRPr="00000000" w14:paraId="00000048">
      <w:pPr>
        <w:spacing w:after="120" w:lineRule="auto"/>
        <w:ind w:left="720" w:firstLine="0"/>
        <w:rPr/>
      </w:pPr>
      <w:r>
        <w:rPr>
          <w:rFonts w:ascii="Arial Unicode MS" w:cs="Arial Unicode MS" w:eastAsia="Arial Unicode MS" w:hAnsi="Arial Unicode MS"/>
          <w:i w:val="1"/>
          <w:iCs w:val="1"/>
          <w:rtl w:val="0"/>
        </w:rPr>
        <w:t xml:space="preserve">  ↓</w:t>
      </w:r>
      <w:r>
        <w:rPr>
          <w:rtl w:val="0"/>
        </w:rPr>
      </w:r>
    </w:p>
    <w:p w:rsidR="00000000" w:rsidDel="00000000" w:rsidP="00000000" w:rsidRDefault="00000000" w:rsidRPr="00000000" w14:paraId="00000049">
      <w:pPr>
        <w:spacing w:after="120" w:lineRule="auto"/>
        <w:ind w:left="720" w:firstLine="0"/>
        <w:rPr/>
      </w:pPr>
      <w:r>
        <w:rPr>
          <w:i w:val="1"/>
          <w:iCs w:val="1"/>
          <w:rtl w:val="0"/>
        </w:rPr>
        <w:t xml:space="preserve">OnlyExit</w:t>
      </w:r>
      <w:r>
        <w:rPr>
          <w:rtl w:val="0"/>
        </w:rPr>
      </w:r>
    </w:p>
    <w:p w:rsidR="00000000" w:rsidDel="00000000" w:rsidP="00000000" w:rsidRDefault="00000000" w:rsidRPr="00000000" w14:paraId="0000004A">
      <w:pPr>
        <w:spacing w:after="120" w:lineRule="auto"/>
        <w:ind w:left="720" w:firstLine="0"/>
        <w:rPr/>
      </w:pPr>
      <w:r>
        <w:rPr>
          <w:rFonts w:ascii="Arial Unicode MS" w:cs="Arial Unicode MS" w:eastAsia="Arial Unicode MS" w:hAnsi="Arial Unicode MS"/>
          <w:i w:val="1"/>
          <w:iCs w:val="1"/>
          <w:rtl w:val="0"/>
        </w:rPr>
        <w:t xml:space="preserve">  ↓</w:t>
      </w:r>
      <w:r>
        <w:rPr>
          <w:rtl w:val="0"/>
        </w:rPr>
      </w:r>
    </w:p>
    <w:p w:rsidR="00000000" w:rsidDel="00000000" w:rsidP="00000000" w:rsidRDefault="00000000" w:rsidRPr="00000000" w14:paraId="0000004B">
      <w:pPr>
        <w:spacing w:after="120" w:lineRule="auto"/>
        <w:ind w:left="720" w:firstLine="0"/>
        <w:rPr/>
      </w:pPr>
      <w:r>
        <w:rPr>
          <w:i w:val="1"/>
          <w:iCs w:val="1"/>
          <w:rtl w:val="0"/>
        </w:rPr>
        <w:t xml:space="preserve">Startup</w:t>
      </w:r>
      <w:r>
        <w:rPr>
          <w:rtl w:val="0"/>
        </w:rPr>
      </w:r>
    </w:p>
    <w:p w:rsidR="00000000" w:rsidDel="00000000" w:rsidP="00000000" w:rsidRDefault="00000000" w:rsidRPr="00000000" w14:paraId="0000004C">
      <w:pPr>
        <w:spacing w:after="60" w:lineRule="auto"/>
        <w:rPr/>
      </w:pPr>
      <w:r>
        <w:rPr>
          <w:rtl w:val="0"/>
        </w:rPr>
      </w:r>
    </w:p>
    <w:p w:rsidR="00000000" w:rsidDel="00000000" w:rsidP="00000000" w:rsidRDefault="00000000" w:rsidRPr="00000000" w14:paraId="0000004D">
      <w:pPr>
        <w:spacing w:after="120" w:lineRule="auto"/>
        <w:rPr/>
      </w:pPr>
      <w:r>
        <w:rPr>
          <w:rtl w:val="0"/>
        </w:rPr>
        <w:t xml:space="preserve">That is the path. There is only one real way out.</w:t>
      </w:r>
    </w:p>
    <w:p w:rsidR="00000000" w:rsidDel="00000000" w:rsidP="00000000" w:rsidRDefault="00000000" w:rsidRPr="00000000" w14:paraId="0000004E">
      <w:pPr>
        <w:spacing w:after="60" w:lineRule="auto"/>
        <w:rPr/>
      </w:pPr>
      <w:r>
        <w:rPr>
          <w:rtl w:val="0"/>
        </w:rPr>
      </w:r>
    </w:p>
    <w:p w:rsidR="00000000" w:rsidDel="00000000" w:rsidP="00000000" w:rsidRDefault="00000000" w:rsidRPr="00000000" w14:paraId="0000004F">
      <w:pPr>
        <w:spacing w:after="120" w:lineRule="auto"/>
        <w:rPr/>
      </w:pPr>
      <w:r>
        <w:rPr>
          <w:rtl w:val="0"/>
        </w:rPr>
        <w:t xml:space="preserve">Most startup communities attract people after they decide to build. OnlyExit can attract people at the moment they decide to leave. That moment happens earlier. Which means the network can influence who teams up, what companies form, and which ideas get pursued. That is strategic leverage no other institution in the ecosystem currently holds.</w:t>
      </w:r>
    </w:p>
    <w:p w:rsidR="00000000" w:rsidDel="00000000" w:rsidP="00000000" w:rsidRDefault="00000000" w:rsidRPr="00000000" w14:paraId="00000050">
      <w:pPr>
        <w:rPr/>
      </w:pPr>
      <w:r>
        <w:br w:type="page"/>
      </w:r>
      <w:r>
        <w:rPr>
          <w:rtl w:val="0"/>
        </w:rPr>
      </w:r>
    </w:p>
    <w:p w:rsidR="00000000" w:rsidDel="00000000" w:rsidP="00000000" w:rsidRDefault="00000000" w:rsidRPr="00000000" w14:paraId="00000051">
      <w:pPr>
        <w:pStyle w:val="Heading1"/>
        <w:rPr/>
      </w:pPr>
      <w:r>
        <w:rPr>
          <w:rtl w:val="0"/>
        </w:rPr>
        <w:t xml:space="preserve">3. Movement, Not Just Institution</w:t>
      </w:r>
    </w:p>
    <w:p w:rsidR="00000000" w:rsidDel="00000000" w:rsidP="00000000" w:rsidRDefault="00000000" w:rsidRPr="00000000" w14:paraId="00000052">
      <w:pPr>
        <w:spacing w:after="60" w:lineRule="auto"/>
        <w:rPr/>
      </w:pPr>
      <w:r>
        <w:rPr>
          <w:rtl w:val="0"/>
        </w:rPr>
      </w:r>
    </w:p>
    <w:p w:rsidR="00000000" w:rsidDel="00000000" w:rsidP="00000000" w:rsidRDefault="00000000" w:rsidRPr="00000000" w14:paraId="00000053">
      <w:pPr>
        <w:spacing w:after="120" w:lineRule="auto"/>
        <w:rPr/>
      </w:pPr>
      <w:r>
        <w:rPr>
          <w:b w:val="1"/>
          <w:bCs w:val="1"/>
          <w:rtl w:val="0"/>
        </w:rPr>
        <w:t xml:space="preserve">YC is an institution. OnlyExit can become a movement.</w:t>
      </w:r>
      <w:r>
        <w:rPr>
          <w:rtl w:val="0"/>
        </w:rPr>
      </w:r>
    </w:p>
    <w:p w:rsidR="00000000" w:rsidDel="00000000" w:rsidP="00000000" w:rsidRDefault="00000000" w:rsidRPr="00000000" w14:paraId="00000054">
      <w:pPr>
        <w:spacing w:after="60" w:lineRule="auto"/>
        <w:rPr/>
      </w:pPr>
      <w:r>
        <w:rPr>
          <w:rtl w:val="0"/>
        </w:rPr>
      </w:r>
    </w:p>
    <w:p w:rsidR="00000000" w:rsidDel="00000000" w:rsidP="00000000" w:rsidRDefault="00000000" w:rsidRPr="00000000" w14:paraId="00000055">
      <w:pPr>
        <w:spacing w:after="120" w:lineRule="auto"/>
        <w:rPr/>
      </w:pPr>
      <w:r>
        <w:rPr>
          <w:rtl w:val="0"/>
        </w:rPr>
        <w:t xml:space="preserve">Those are very different things, and that difference is strategically massive.</w:t>
      </w:r>
    </w:p>
    <w:p w:rsidR="00000000" w:rsidDel="00000000" w:rsidP="00000000" w:rsidRDefault="00000000" w:rsidRPr="00000000" w14:paraId="00000056">
      <w:pPr>
        <w:spacing w:after="60" w:lineRule="auto"/>
        <w:rPr/>
      </w:pPr>
      <w:r>
        <w:rPr>
          <w:rtl w:val="0"/>
        </w:rPr>
      </w:r>
    </w:p>
    <w:p w:rsidR="00000000" w:rsidDel="00000000" w:rsidP="00000000" w:rsidRDefault="00000000" w:rsidRPr="00000000" w14:paraId="00000057">
      <w:pPr>
        <w:spacing w:after="120" w:lineRule="auto"/>
        <w:rPr/>
      </w:pPr>
      <w:r>
        <w:rPr>
          <w:rtl w:val="0"/>
        </w:rPr>
        <w:t xml:space="preserve">YC is fundamentally transactional. Its core output is startup, funding, growth, exit. Its success is measured by valuations, unicorns, and IPOs. Founders go there to accelerate companies. They do not go there because it defines their identity.</w:t>
      </w:r>
    </w:p>
    <w:p w:rsidR="00000000" w:rsidDel="00000000" w:rsidP="00000000" w:rsidRDefault="00000000" w:rsidRPr="00000000" w14:paraId="00000058">
      <w:pPr>
        <w:spacing w:after="60" w:lineRule="auto"/>
        <w:rPr/>
      </w:pPr>
      <w:r>
        <w:rPr>
          <w:rtl w:val="0"/>
        </w:rPr>
      </w:r>
    </w:p>
    <w:p w:rsidR="00000000" w:rsidDel="00000000" w:rsidP="00000000" w:rsidRDefault="00000000" w:rsidRPr="00000000" w14:paraId="00000059">
      <w:pPr>
        <w:spacing w:after="120" w:lineRule="auto"/>
        <w:rPr/>
      </w:pPr>
      <w:r>
        <w:rPr>
          <w:rtl w:val="0"/>
        </w:rPr>
        <w:t xml:space="preserve">Movements create identity. The PayPal Mafia, Ethereum, early OpenAI research culture: these groups shaped the world because they created tribes. People joined not just for opportunity, but because it represented who they were.</w:t>
      </w:r>
    </w:p>
    <w:p w:rsidR="00000000" w:rsidDel="00000000" w:rsidP="00000000" w:rsidRDefault="00000000" w:rsidRPr="00000000" w14:paraId="0000005A">
      <w:pPr>
        <w:spacing w:after="60" w:lineRule="auto"/>
        <w:rPr/>
      </w:pPr>
      <w:r>
        <w:rPr>
          <w:rtl w:val="0"/>
        </w:rPr>
      </w:r>
    </w:p>
    <w:p w:rsidR="00000000" w:rsidDel="00000000" w:rsidP="00000000" w:rsidRDefault="00000000" w:rsidRPr="00000000" w14:paraId="0000005B">
      <w:pPr>
        <w:spacing w:after="120" w:lineRule="auto"/>
        <w:rPr/>
      </w:pPr>
      <w:r>
        <w:rPr>
          <w:rtl w:val="0"/>
        </w:rPr>
        <w:t xml:space="preserve">OnlyExit has the ingredients for a tribe. The narrative is already strong: Operator, Exit, Builder. That is an identity transformation. Someone goes from employee to founder. The moment they cross that threshold, they become part of a shared story. That story is what movements run on.</w:t>
      </w:r>
    </w:p>
    <w:p w:rsidR="00000000" w:rsidDel="00000000" w:rsidP="00000000" w:rsidRDefault="00000000" w:rsidRPr="00000000" w14:paraId="0000005C">
      <w:pPr>
        <w:spacing w:after="60" w:lineRule="auto"/>
        <w:rPr/>
      </w:pPr>
      <w:r>
        <w:rPr>
          <w:rtl w:val="0"/>
        </w:rPr>
      </w:r>
    </w:p>
    <w:p w:rsidR="00000000" w:rsidDel="00000000" w:rsidP="00000000" w:rsidRDefault="00000000" w:rsidRPr="00000000" w14:paraId="0000005D">
      <w:pPr>
        <w:pStyle w:val="Heading2"/>
        <w:rPr/>
      </w:pPr>
      <w:r>
        <w:rPr>
          <w:rtl w:val="0"/>
        </w:rPr>
        <w:t xml:space="preserve">Why This Matters Strategically</w:t>
      </w:r>
    </w:p>
    <w:p w:rsidR="00000000" w:rsidDel="00000000" w:rsidP="00000000" w:rsidRDefault="00000000" w:rsidRPr="00000000" w14:paraId="0000005E">
      <w:pPr>
        <w:spacing w:after="120" w:lineRule="auto"/>
        <w:rPr/>
      </w:pPr>
      <w:r>
        <w:rPr>
          <w:rtl w:val="0"/>
        </w:rPr>
        <w:t xml:space="preserve">Institutions scale through funding, programs, and infrastructure. Movements scale through stories, memes, and identity. If OnlyExit becomes culturally associated with serious builders leaving big tech, it spreads organically. People start saying things like "he exited" or "she joined OnlyExit." At that point the brand becomes a signal.</w:t>
      </w:r>
    </w:p>
    <w:p w:rsidR="00000000" w:rsidDel="00000000" w:rsidP="00000000" w:rsidRDefault="00000000" w:rsidRPr="00000000" w14:paraId="0000005F">
      <w:pPr>
        <w:spacing w:after="60" w:lineRule="auto"/>
        <w:rPr/>
      </w:pPr>
      <w:r>
        <w:rPr>
          <w:rtl w:val="0"/>
        </w:rPr>
      </w:r>
    </w:p>
    <w:p w:rsidR="00000000" w:rsidDel="00000000" w:rsidP="00000000" w:rsidRDefault="00000000" w:rsidRPr="00000000" w14:paraId="00000060">
      <w:pPr>
        <w:spacing w:after="120" w:lineRule="auto"/>
        <w:rPr/>
      </w:pPr>
      <w:r>
        <w:rPr>
          <w:rtl w:val="0"/>
        </w:rPr>
        <w:t xml:space="preserve">Instead of positioning as events, community, network, OnlyExit positions as a rite of passage. Something that signals: I left the machine. That cultural framing is sponsor-relevant, founder-relevant, and investor-relevant.</w:t>
      </w:r>
    </w:p>
    <w:p w:rsidR="00000000" w:rsidDel="00000000" w:rsidP="00000000" w:rsidRDefault="00000000" w:rsidRPr="00000000" w14:paraId="00000061">
      <w:pPr>
        <w:spacing w:after="60" w:lineRule="auto"/>
        <w:rPr/>
      </w:pPr>
      <w:r>
        <w:rPr>
          <w:rtl w:val="0"/>
        </w:rPr>
      </w:r>
    </w:p>
    <w:p w:rsidR="00000000" w:rsidDel="00000000" w:rsidP="00000000" w:rsidRDefault="00000000" w:rsidRPr="00000000" w14:paraId="00000062">
      <w:pPr>
        <w:spacing w:after="120" w:lineRule="auto"/>
        <w:rPr/>
      </w:pPr>
      <w:r>
        <w:rPr>
          <w:rtl w:val="0"/>
        </w:rPr>
        <w:t xml:space="preserve">YC created an elite club for founders. OnlyExit can create a cultural identity for operators who decide to build. If that identity spreads, the network effects become enormous. Because the brand stops being a company. It becomes a symbol of transition.</w:t>
      </w:r>
    </w:p>
    <w:p w:rsidR="00000000" w:rsidDel="00000000" w:rsidP="00000000" w:rsidRDefault="00000000" w:rsidRPr="00000000" w14:paraId="00000063">
      <w:pPr>
        <w:rPr/>
      </w:pPr>
      <w:r>
        <w:br w:type="page"/>
      </w:r>
      <w:r>
        <w:rPr>
          <w:rtl w:val="0"/>
        </w:rPr>
      </w:r>
    </w:p>
    <w:p w:rsidR="00000000" w:rsidDel="00000000" w:rsidP="00000000" w:rsidRDefault="00000000" w:rsidRPr="00000000" w14:paraId="00A00001">
      <w:pPr>
        <w:spacing w:after="60" w:lineRule="auto"/>
        <w:rPr/>
      </w:pPr>
      <w:r>
        <w:rPr>
          <w:rtl w:val="0"/>
        </w:rPr>
      </w:r>
    </w:p>
    <w:p w:rsidR="00000000" w:rsidDel="00000000" w:rsidP="00000000" w:rsidRDefault="00000000" w:rsidRPr="00000000" w14:paraId="00A00002">
      <w:pPr>
        <w:pStyle w:val="Heading2"/>
        <w:rPr/>
      </w:pPr>
      <w:r>
        <w:rPr>
          <w:rtl w:val="0"/>
        </w:rPr>
        <w:t xml:space="preserve">How the Movement Spreads</w:t>
      </w:r>
    </w:p>
    <w:p w:rsidR="00000000" w:rsidDel="00000000" w:rsidP="00000000" w:rsidRDefault="00000000" w:rsidRPr="00000000" w14:paraId="00A00003">
      <w:pPr>
        <w:spacing w:after="60" w:lineRule="auto"/>
        <w:rPr/>
      </w:pPr>
      <w:r>
        <w:rPr>
          <w:rtl w:val="0"/>
        </w:rPr>
      </w:r>
    </w:p>
    <w:p w:rsidR="00000000" w:rsidDel="00000000" w:rsidP="00000000" w:rsidRDefault="00000000" w:rsidRPr="00000000" w14:paraId="00A00004">
      <w:pPr>
        <w:spacing w:after="120" w:lineRule="auto"/>
        <w:rPr/>
      </w:pPr>
      <w:r>
        <w:rPr>
          <w:rtl w:val="0"/>
        </w:rPr>
        <w:t xml:space="preserve">Movements do not spread through marketing. They spread through artifacts, rituals, and visible alumni.</w:t>
      </w:r>
    </w:p>
    <w:p w:rsidR="00000000" w:rsidDel="00000000" w:rsidP="00000000" w:rsidRDefault="00000000" w:rsidRPr="00000000" w14:paraId="00A00005">
      <w:pPr>
        <w:spacing w:after="60" w:lineRule="auto"/>
        <w:rPr/>
      </w:pPr>
      <w:r>
        <w:rPr>
          <w:rtl w:val="0"/>
        </w:rPr>
      </w:r>
    </w:p>
    <w:p w:rsidR="00000000" w:rsidDel="00000000" w:rsidP="00000000" w:rsidRDefault="00000000" w:rsidRPr="00000000" w14:paraId="00A00006">
      <w:pPr>
        <w:spacing w:after="120" w:lineRule="auto"/>
        <w:rPr/>
      </w:pPr>
      <w:r>
        <w:rPr>
          <w:b w:val="1"/>
          <w:bCs w:val="1"/>
          <w:rtl w:val="0"/>
        </w:rPr>
        <w:t xml:space="preserve">The Exit Vehicle. </w:t>
      </w:r>
      <w:r>
        <w:rPr>
          <w:rtl w:val="0"/>
        </w:rPr>
        <w:t xml:space="preserve">A branded Corvette operating as a rolling content platform across Seattle. The car carries the logos of OnlyExit’s two Founding Partners and becomes a recurring visual anchor — at Seattle Tech Week, CL Venture Week, UW campus, and across daily city driving in the seventh most congested metro in America. The car is not a perk. It is a content engine. A weekly or biweekly series — “Exit Vehicle” — documents founder stories, milestone celebrations, and the transition from operator to builder. Short-form video (LinkedIn, TikTok, Instagram) turns a single physical asset into a persistent brand signal reaching 30,000–70,000 daily impressions on Seattle roads alone.</w:t>
      </w:r>
    </w:p>
    <w:p w:rsidR="00000000" w:rsidDel="00000000" w:rsidP="00000000" w:rsidRDefault="00000000" w:rsidRPr="00000000" w14:paraId="00A00007">
      <w:pPr>
        <w:spacing w:after="60" w:lineRule="auto"/>
        <w:rPr/>
      </w:pPr>
      <w:r>
        <w:rPr>
          <w:rtl w:val="0"/>
        </w:rPr>
      </w:r>
    </w:p>
    <w:p w:rsidR="00000000" w:rsidDel="00000000" w:rsidP="00000000" w:rsidRDefault="00000000" w:rsidRPr="00000000" w14:paraId="00A00008">
      <w:pPr>
        <w:spacing w:after="120" w:lineRule="auto"/>
        <w:rPr/>
      </w:pPr>
      <w:r>
        <w:rPr>
          <w:b w:val="1"/>
          <w:bCs w:val="1"/>
          <w:rtl w:val="0"/>
        </w:rPr>
        <w:t xml:space="preserve">Alumni visibility. </w:t>
      </w:r>
      <w:r>
        <w:rPr>
          <w:rtl w:val="0"/>
        </w:rPr>
        <w:t xml:space="preserve">Every founder who builds a company through OnlyExit becomes a walking proof point. The brand compounds when alumni are visible: raising rounds, shipping products, hiring teams. OnlyExit does not need to advertise. It needs its alumni to succeed publicly. The network markets itself through outcomes.</w:t>
      </w:r>
    </w:p>
    <w:p w:rsidR="00000000" w:rsidDel="00000000" w:rsidP="00000000" w:rsidRDefault="00000000" w:rsidRPr="00000000" w14:paraId="00A00009">
      <w:pPr>
        <w:spacing w:after="60" w:lineRule="auto"/>
        <w:rPr/>
      </w:pPr>
      <w:r>
        <w:rPr>
          <w:rtl w:val="0"/>
        </w:rPr>
      </w:r>
    </w:p>
    <w:p w:rsidR="00000000" w:rsidDel="00000000" w:rsidP="00000000" w:rsidRDefault="00000000" w:rsidRPr="00000000" w14:paraId="00A0000A">
      <w:pPr>
        <w:spacing w:after="120" w:lineRule="auto"/>
        <w:rPr/>
      </w:pPr>
      <w:r>
        <w:rPr>
          <w:b w:val="1"/>
          <w:bCs w:val="1"/>
          <w:rtl w:val="0"/>
        </w:rPr>
        <w:t xml:space="preserve">Merch as tribal signal. </w:t>
      </w:r>
      <w:r>
        <w:rPr>
          <w:rtl w:val="0"/>
        </w:rPr>
        <w:t xml:space="preserve">OnlyExit-branded gear — hoodies, caps, stickers — operates as identity markers. When an operator at Amazon sees a colleague wearing an OnlyExit hoodie, the brand enters the conversation. Merch is not revenue. It is cultural distribution.</w:t>
      </w:r>
    </w:p>
    <w:p w:rsidR="00000000" w:rsidDel="00000000" w:rsidP="00000000" w:rsidRDefault="00000000" w:rsidRPr="00000000" w14:paraId="00A0000B">
      <w:pPr>
        <w:spacing w:after="60" w:lineRule="auto"/>
        <w:rPr/>
      </w:pPr>
      <w:r>
        <w:rPr>
          <w:rtl w:val="0"/>
        </w:rPr>
      </w:r>
    </w:p>
    <w:p w:rsidR="00000000" w:rsidDel="00000000" w:rsidP="00000000" w:rsidRDefault="00000000" w:rsidRPr="00000000" w14:paraId="00A0000C">
      <w:pPr>
        <w:spacing w:after="120" w:lineRule="auto"/>
        <w:rPr/>
      </w:pPr>
      <w:r>
        <w:rPr>
          <w:b w:val="1"/>
          <w:bCs w:val="1"/>
          <w:rtl w:val="0"/>
        </w:rPr>
        <w:t xml:space="preserve">Event series as recruitment pipeline. </w:t>
      </w:r>
      <w:r>
        <w:rPr>
          <w:rtl w:val="0"/>
        </w:rPr>
        <w:t xml:space="preserve">Regular founder sprints, demo nights, and anchor events at Seattle Tech Week and CL Venture Week (August) serve dual functions: they are brand-building moments and they feed the top of the funnel. Every event attendee is a potential applicant. Every demo night audience member sees what the house produces.</w:t>
      </w:r>
    </w:p>
    <w:p w:rsidR="00000000" w:rsidDel="00000000" w:rsidP="00000000" w:rsidRDefault="00000000" w:rsidRPr="00000000" w14:paraId="00A0000D">
      <w:pPr>
        <w:spacing w:after="60" w:lineRule="auto"/>
        <w:rPr/>
      </w:pPr>
      <w:r>
        <w:rPr>
          <w:rtl w:val="0"/>
        </w:rPr>
      </w:r>
    </w:p>
    <w:p w:rsidR="00000000" w:rsidDel="00000000" w:rsidP="00000000" w:rsidRDefault="00000000" w:rsidRPr="00000000" w14:paraId="00A0000E">
      <w:pPr>
        <w:spacing w:after="120" w:lineRule="auto"/>
        <w:rPr/>
      </w:pPr>
      <w:r>
        <w:rPr>
          <w:rtl w:val="0"/>
        </w:rPr>
        <w:t xml:space="preserve">The movement scales when the artifacts are everywhere and the alumni are undeniable. Not through paid acquisition. Through proof.</w:t>
      </w:r>
    </w:p>
    <w:p w:rsidR="00000000" w:rsidDel="00000000" w:rsidP="00000000" w:rsidRDefault="00000000" w:rsidRPr="00000000" w14:paraId="00000064">
      <w:pPr>
        <w:pStyle w:val="Heading1"/>
        <w:rPr/>
      </w:pPr>
      <w:r>
        <w:rPr>
          <w:rtl w:val="0"/>
        </w:rPr>
        <w:t xml:space="preserve">4. The Core Problem</w:t>
      </w:r>
    </w:p>
    <w:p w:rsidR="00000000" w:rsidDel="00000000" w:rsidP="00000000" w:rsidRDefault="00000000" w:rsidRPr="00000000" w14:paraId="00000065">
      <w:pPr>
        <w:spacing w:after="60" w:lineRule="auto"/>
        <w:rPr/>
      </w:pPr>
      <w:r>
        <w:rPr>
          <w:rtl w:val="0"/>
        </w:rPr>
      </w:r>
    </w:p>
    <w:p w:rsidR="00000000" w:rsidDel="00000000" w:rsidP="00000000" w:rsidRDefault="00000000" w:rsidRPr="00000000" w14:paraId="00000066">
      <w:pPr>
        <w:spacing w:after="120" w:lineRule="auto"/>
        <w:rPr/>
      </w:pPr>
      <w:r>
        <w:rPr>
          <w:rtl w:val="0"/>
        </w:rPr>
        <w:t xml:space="preserve">The startup ecosystem has a structural gap.</w:t>
      </w:r>
    </w:p>
    <w:p w:rsidR="00000000" w:rsidDel="00000000" w:rsidP="00000000" w:rsidRDefault="00000000" w:rsidRPr="00000000" w14:paraId="00000067">
      <w:pPr>
        <w:spacing w:after="60" w:lineRule="auto"/>
        <w:rPr/>
      </w:pPr>
      <w:r>
        <w:rPr>
          <w:rtl w:val="0"/>
        </w:rPr>
      </w:r>
    </w:p>
    <w:p w:rsidR="00000000" w:rsidDel="00000000" w:rsidP="00000000" w:rsidRDefault="00000000" w:rsidRPr="00000000" w14:paraId="00000068">
      <w:pPr>
        <w:spacing w:after="120" w:lineRule="auto"/>
        <w:rPr/>
      </w:pPr>
      <w:r>
        <w:rPr>
          <w:rtl w:val="0"/>
        </w:rPr>
        <w:t xml:space="preserve">The pipeline for building technology companies currently looks like this:</w:t>
      </w:r>
    </w:p>
    <w:p w:rsidR="00000000" w:rsidDel="00000000" w:rsidP="00000000" w:rsidRDefault="00000000" w:rsidRPr="00000000" w14:paraId="00000069">
      <w:pPr>
        <w:spacing w:after="60" w:lineRule="auto"/>
        <w:rPr/>
      </w:pPr>
      <w:r>
        <w:rPr>
          <w:rtl w:val="0"/>
        </w:rPr>
      </w:r>
    </w:p>
    <w:p w:rsidR="00000000" w:rsidDel="00000000" w:rsidP="00000000" w:rsidRDefault="00000000" w:rsidRPr="00000000" w14:paraId="0000006A">
      <w:pPr>
        <w:spacing w:after="120" w:lineRule="auto"/>
        <w:ind w:left="720" w:firstLine="0"/>
        <w:rPr/>
      </w:pPr>
      <w:r>
        <w:rPr>
          <w:rFonts w:ascii="Arial Unicode MS" w:cs="Arial Unicode MS" w:eastAsia="Arial Unicode MS" w:hAnsi="Arial Unicode MS"/>
          <w:i w:val="1"/>
          <w:iCs w:val="1"/>
          <w:rtl w:val="0"/>
        </w:rPr>
        <w:t xml:space="preserve">Talent → Founder Team → Startup → Accelerator → Venture Capital → Scale</w:t>
      </w:r>
      <w:r>
        <w:rPr>
          <w:rtl w:val="0"/>
        </w:rPr>
      </w:r>
    </w:p>
    <w:p w:rsidR="00000000" w:rsidDel="00000000" w:rsidP="00000000" w:rsidRDefault="00000000" w:rsidRPr="00000000" w14:paraId="0000006B">
      <w:pPr>
        <w:spacing w:after="60" w:lineRule="auto"/>
        <w:rPr/>
      </w:pPr>
      <w:r>
        <w:rPr>
          <w:rtl w:val="0"/>
        </w:rPr>
      </w:r>
    </w:p>
    <w:p w:rsidR="00000000" w:rsidDel="00000000" w:rsidP="00000000" w:rsidRDefault="00000000" w:rsidRPr="00000000" w14:paraId="0000006C">
      <w:pPr>
        <w:spacing w:after="120" w:lineRule="auto"/>
        <w:rPr/>
      </w:pPr>
      <w:r>
        <w:rPr>
          <w:rtl w:val="0"/>
        </w:rPr>
        <w:t xml:space="preserve">Most institutions in the ecosystem operate in the middle or later stages. Accelerators such as Y Combinator accelerate companies once they already exist. Venture capital firms fund startups once teams and products are visible.</w:t>
      </w:r>
    </w:p>
    <w:p w:rsidR="00000000" w:rsidDel="00000000" w:rsidP="00000000" w:rsidRDefault="00000000" w:rsidRPr="00000000" w14:paraId="0000006D">
      <w:pPr>
        <w:spacing w:after="60" w:lineRule="auto"/>
        <w:rPr/>
      </w:pPr>
      <w:r>
        <w:rPr>
          <w:rtl w:val="0"/>
        </w:rPr>
      </w:r>
    </w:p>
    <w:p w:rsidR="00000000" w:rsidDel="00000000" w:rsidP="00000000" w:rsidRDefault="00000000" w:rsidRPr="00000000" w14:paraId="0000006E">
      <w:pPr>
        <w:spacing w:after="120" w:lineRule="auto"/>
        <w:rPr/>
      </w:pPr>
      <w:r>
        <w:rPr>
          <w:rtl w:val="0"/>
        </w:rPr>
        <w:t xml:space="preserve">But the earliest stage, the formation of founding teams, is almost entirely unstructured. Today, founders typically meet through college networks, previous jobs, friends, social media, or chance encounters. There is no systematic infrastructure for helping talented operators transition into founders or assemble strong founding teams.</w:t>
      </w:r>
    </w:p>
    <w:p w:rsidR="00000000" w:rsidDel="00000000" w:rsidP="00000000" w:rsidRDefault="00000000" w:rsidRPr="00000000" w14:paraId="0000006F">
      <w:pPr>
        <w:spacing w:after="60" w:lineRule="auto"/>
        <w:rPr/>
      </w:pPr>
      <w:r>
        <w:rPr>
          <w:rtl w:val="0"/>
        </w:rPr>
      </w:r>
    </w:p>
    <w:p w:rsidR="00000000" w:rsidDel="00000000" w:rsidP="00000000" w:rsidRDefault="00000000" w:rsidRPr="00000000" w14:paraId="00000070">
      <w:pPr>
        <w:spacing w:after="120" w:lineRule="auto"/>
        <w:rPr/>
      </w:pPr>
      <w:r>
        <w:rPr>
          <w:rtl w:val="0"/>
        </w:rPr>
        <w:t xml:space="preserve">As a result, many talented builders remain inside large organizations even when they have the ability to build companies.</w:t>
      </w:r>
    </w:p>
    <w:p w:rsidR="00000000" w:rsidDel="00000000" w:rsidP="00000000" w:rsidRDefault="00000000" w:rsidRPr="00000000" w14:paraId="00000071">
      <w:pPr>
        <w:pStyle w:val="Heading2"/>
        <w:rPr/>
      </w:pPr>
      <w:r>
        <w:rPr>
          <w:rtl w:val="0"/>
        </w:rPr>
        <w:t xml:space="preserve">Why Now</w:t>
      </w:r>
    </w:p>
    <w:p w:rsidR="00000000" w:rsidDel="00000000" w:rsidP="00000000" w:rsidRDefault="00000000" w:rsidRPr="00000000" w14:paraId="00000072">
      <w:pPr>
        <w:spacing w:after="120" w:lineRule="auto"/>
        <w:rPr/>
      </w:pPr>
      <w:r>
        <w:rPr>
          <w:rtl w:val="0"/>
        </w:rPr>
        <w:t xml:space="preserve">This structural gap has always existed. But three converging forces make the present moment uniquely fertile for OnlyExit. First, the tech ecosystem is going through a once-in-a-decade founder supply shock. Companies like Amazon, Meta, and Block have cut thousands of highly skilled operators. These people are technically elite, financially buffered, already networked, and ambitious. They are latent founders who need a narrative and a community to transition. Second, AI is dramatically reducing the cost and speed of building technology products, meaning smaller teams can now do what previously required large organizations. The barrier to starting has never been lower for people with the right skills. Third, a cultural shift is underway: operators increasingly want ownership, not just employment. The combination of displaced talent, cheaper building tools, and rising founder ambition creates the largest latent founder pool in a generation. OnlyExit is designed to convert that pool into companies.</w:t>
      </w:r>
    </w:p>
    <w:p w:rsidR="00000000" w:rsidDel="00000000" w:rsidP="00000000" w:rsidRDefault="00000000" w:rsidRPr="00000000" w14:paraId="00000073">
      <w:pPr>
        <w:spacing w:after="60" w:lineRule="auto"/>
        <w:rPr/>
      </w:pPr>
      <w:r>
        <w:rPr>
          <w:rtl w:val="0"/>
        </w:rPr>
      </w:r>
    </w:p>
    <w:p w:rsidR="00000000" w:rsidDel="00000000" w:rsidP="00000000" w:rsidRDefault="00000000" w:rsidRPr="00000000" w14:paraId="00000074">
      <w:pPr>
        <w:spacing w:after="60" w:lineRule="auto"/>
        <w:rPr/>
      </w:pPr>
      <w:r>
        <w:rPr>
          <w:rtl w:val="0"/>
        </w:rPr>
      </w:r>
    </w:p>
    <w:p w:rsidR="00000000" w:rsidDel="00000000" w:rsidP="00000000" w:rsidRDefault="00000000" w:rsidRPr="00000000" w14:paraId="00000075">
      <w:pPr>
        <w:pStyle w:val="Heading2"/>
        <w:rPr/>
      </w:pPr>
      <w:r>
        <w:rPr>
          <w:rtl w:val="0"/>
        </w:rPr>
        <w:t xml:space="preserve">Why Operators from Big Tech Build Better Companies</w:t>
      </w:r>
    </w:p>
    <w:p w:rsidR="00000000" w:rsidDel="00000000" w:rsidP="00000000" w:rsidRDefault="00000000" w:rsidRPr="00000000" w14:paraId="00000076">
      <w:pPr>
        <w:spacing w:after="120" w:lineRule="auto"/>
        <w:rPr/>
      </w:pPr>
      <w:r>
        <w:rPr>
          <w:rtl w:val="0"/>
        </w:rPr>
        <w:t xml:space="preserve">Some of the most valuable startups in history were not started by startup people. They were started by operators leaving high-performance systems. That pattern is extremely consistent.</w:t>
      </w:r>
    </w:p>
    <w:p w:rsidR="00000000" w:rsidDel="00000000" w:rsidP="00000000" w:rsidRDefault="00000000" w:rsidRPr="00000000" w14:paraId="00000077">
      <w:pPr>
        <w:spacing w:after="60" w:lineRule="auto"/>
        <w:rPr/>
      </w:pPr>
      <w:r>
        <w:rPr>
          <w:rtl w:val="0"/>
        </w:rPr>
      </w:r>
    </w:p>
    <w:p w:rsidR="00000000" w:rsidDel="00000000" w:rsidP="00000000" w:rsidRDefault="00000000" w:rsidRPr="00000000" w14:paraId="00000078">
      <w:pPr>
        <w:spacing w:after="120" w:lineRule="auto"/>
        <w:rPr/>
      </w:pPr>
      <w:r>
        <w:rPr>
          <w:rtl w:val="0"/>
        </w:rPr>
        <w:t xml:space="preserve">People who work inside elite organizations learn how large systems work, where inefficiencies exist, what customers actually need, and how to execute at scale. When they leave, they do not start random companies. They start system-level companies.</w:t>
      </w:r>
    </w:p>
    <w:p w:rsidR="00000000" w:rsidDel="00000000" w:rsidP="00000000" w:rsidRDefault="00000000" w:rsidRPr="00000000" w14:paraId="00000079">
      <w:pPr>
        <w:spacing w:after="60" w:lineRule="auto"/>
        <w:rPr/>
      </w:pPr>
      <w:r>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Stripe founders built payments infrastructure after seeing the complexity developers faced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Coinbase emerged from early crypto infrastructure understanding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OpenAI was formed by researchers leaving large tech and research institutions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Anduril was founded by engineers who had already built large-scale defense systems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Ramp was built by a fintech operator who saw that corporate cards were broken</w:t>
      </w:r>
    </w:p>
    <w:p w:rsidR="00000000" w:rsidDel="00000000" w:rsidP="00000000" w:rsidRDefault="00000000" w:rsidRPr="00000000" w14:paraId="0000007F">
      <w:pPr>
        <w:spacing w:after="60" w:lineRule="auto"/>
        <w:rPr/>
      </w:pPr>
      <w:r>
        <w:rPr>
          <w:rtl w:val="0"/>
        </w:rPr>
      </w:r>
    </w:p>
    <w:p w:rsidR="00000000" w:rsidDel="00000000" w:rsidP="00000000" w:rsidRDefault="00000000" w:rsidRPr="00000000" w14:paraId="00000080">
      <w:pPr>
        <w:spacing w:after="120" w:lineRule="auto"/>
        <w:rPr/>
      </w:pPr>
      <w:r>
        <w:rPr>
          <w:rtl w:val="0"/>
        </w:rPr>
        <w:t xml:space="preserve">These founders had deep operational exposure before starting. They started companies based on pain they experienced personally, not trends they read about. That type of problem discovery is much stronger than random startup ideation.</w:t>
      </w:r>
    </w:p>
    <w:p w:rsidR="00000000" w:rsidDel="00000000" w:rsidP="00000000" w:rsidRDefault="00000000" w:rsidRPr="00000000" w14:paraId="00000081">
      <w:pPr>
        <w:spacing w:after="60" w:lineRule="auto"/>
        <w:rPr/>
      </w:pPr>
      <w:r>
        <w:rPr>
          <w:rtl w:val="0"/>
        </w:rPr>
      </w:r>
    </w:p>
    <w:p w:rsidR="00000000" w:rsidDel="00000000" w:rsidP="00000000" w:rsidRDefault="00000000" w:rsidRPr="00000000" w14:paraId="00000082">
      <w:pPr>
        <w:spacing w:after="120" w:lineRule="auto"/>
        <w:rPr/>
      </w:pPr>
      <w:r>
        <w:rPr>
          <w:b w:val="1"/>
          <w:bCs w:val="1"/>
          <w:rtl w:val="0"/>
        </w:rPr>
        <w:t xml:space="preserve">The missing step for most of these operators is simply: leaving.</w:t>
      </w:r>
      <w:r>
        <w:rPr>
          <w:rtl w:val="0"/>
        </w:rPr>
      </w:r>
    </w:p>
    <w:p w:rsidR="00000000" w:rsidDel="00000000" w:rsidP="00000000" w:rsidRDefault="00000000" w:rsidRPr="00000000" w14:paraId="00000083">
      <w:pPr>
        <w:spacing w:after="60" w:lineRule="auto"/>
        <w:rPr/>
      </w:pPr>
      <w:r>
        <w:rPr>
          <w:rtl w:val="0"/>
        </w:rPr>
      </w:r>
    </w:p>
    <w:p w:rsidR="00000000" w:rsidDel="00000000" w:rsidP="00000000" w:rsidRDefault="00000000" w:rsidRPr="00000000" w14:paraId="00000084">
      <w:pPr>
        <w:spacing w:after="120" w:lineRule="auto"/>
        <w:rPr/>
      </w:pPr>
      <w:r>
        <w:rPr>
          <w:rtl w:val="0"/>
        </w:rPr>
        <w:t xml:space="preserve">Big tech is an unintentional founder training program. Companies like Amazon, Meta, and Google train people to ship large systems, think about scale, work with strong engineers, and manage complex technical products. After several years, operators are far more prepared to build companies than most first-time founders. But the transition feels risky and lonely.</w:t>
      </w:r>
    </w:p>
    <w:p w:rsidR="00000000" w:rsidDel="00000000" w:rsidP="00000000" w:rsidRDefault="00000000" w:rsidRPr="00000000" w14:paraId="00000085">
      <w:pPr>
        <w:spacing w:after="60" w:lineRule="auto"/>
        <w:rPr/>
      </w:pPr>
      <w:r>
        <w:rPr>
          <w:rtl w:val="0"/>
        </w:rPr>
      </w:r>
    </w:p>
    <w:p w:rsidR="00000000" w:rsidDel="00000000" w:rsidP="00000000" w:rsidRDefault="00000000" w:rsidRPr="00000000" w14:paraId="00000086">
      <w:pPr>
        <w:spacing w:after="120" w:lineRule="auto"/>
        <w:rPr/>
      </w:pPr>
      <w:r>
        <w:rPr>
          <w:rtl w:val="0"/>
        </w:rPr>
        <w:t xml:space="preserve">OnlyExit exists to solve that transition. Not by educating operators. Not by mentoring them. By putting them in rooms where the transition happens naturally.</w:t>
      </w:r>
    </w:p>
    <w:p w:rsidR="00000000" w:rsidDel="00000000" w:rsidP="00000000" w:rsidRDefault="00000000" w:rsidRPr="00000000" w14:paraId="00000087">
      <w:pPr>
        <w:rPr/>
      </w:pPr>
      <w:r>
        <w:br w:type="page"/>
      </w:r>
      <w:r>
        <w:rPr>
          <w:rtl w:val="0"/>
        </w:rPr>
      </w:r>
    </w:p>
    <w:p w:rsidR="00000000" w:rsidDel="00000000" w:rsidP="00000000" w:rsidRDefault="00000000" w:rsidRPr="00000000" w14:paraId="00000088">
      <w:pPr>
        <w:pStyle w:val="Heading1"/>
        <w:spacing w:after="120" w:before="120" w:lineRule="auto"/>
        <w:rPr>
          <w:rFonts w:ascii="Georgia" w:cs="Georgia" w:eastAsia="Georgia" w:hAnsi="Georgia"/>
          <w:sz w:val="24"/>
          <w:szCs w:val="24"/>
        </w:rPr>
      </w:pPr>
      <w:r>
        <w:rPr>
          <w:rFonts w:ascii="Georgia" w:cs="Georgia" w:eastAsia="Georgia" w:hAnsi="Georgia"/>
          <w:sz w:val="24"/>
          <w:szCs w:val="24"/>
          <w:rtl w:val="0"/>
        </w:rPr>
        <w:t xml:space="preserve">5. Why Seattle</w:t>
      </w:r>
    </w:p>
    <w:p w:rsidR="00000000" w:rsidDel="00000000" w:rsidP="00000000" w:rsidRDefault="00000000" w:rsidRPr="00000000" w14:paraId="00000089">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Seattle is the most underconverted talent market in the country. Possibly the world.</w:t>
      </w:r>
    </w:p>
    <w:p w:rsidR="00000000" w:rsidDel="00000000" w:rsidP="00000000" w:rsidRDefault="00000000" w:rsidRPr="00000000" w14:paraId="0000008A">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Seattle is the second-largest pool of AI talent globally. In global rankings of elite software engineering talent, Seattle places first in the United States. Third in the world.</w:t>
      </w:r>
    </w:p>
    <w:p w:rsidR="00000000" w:rsidDel="00000000" w:rsidP="00000000" w:rsidRDefault="00000000" w:rsidRPr="00000000" w14:paraId="0000008B">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Amazon is here. Microsoft is here. Google, Meta, and every major AI lab run significant operations here. The raw builder density per square mile is almost unmatched.</w:t>
      </w:r>
    </w:p>
    <w:p w:rsidR="00000000" w:rsidDel="00000000" w:rsidP="00000000" w:rsidRDefault="00000000" w:rsidRPr="00000000" w14:paraId="0000008C">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And yet.</w:t>
      </w:r>
    </w:p>
    <w:p w:rsidR="00000000" w:rsidDel="00000000" w:rsidP="00000000" w:rsidRDefault="00000000" w:rsidRPr="00000000" w14:paraId="0000008D">
      <w:pPr>
        <w:pStyle w:val="Heading1"/>
        <w:spacing w:after="120" w:before="240" w:lineRule="auto"/>
        <w:rPr>
          <w:del w:author="Hayli Castor" w:id="0" w:date="2026-03-07T02:26:38Z"/>
          <w:rFonts w:ascii="Georgia" w:cs="Georgia" w:eastAsia="Georgia" w:hAnsi="Georgia"/>
          <w:b w:val="0"/>
          <w:bCs w:val="0"/>
          <w:sz w:val="24"/>
          <w:szCs w:val="24"/>
        </w:rPr>
      </w:pPr>
      <w:r>
        <w:rPr>
          <w:rFonts w:ascii="Georgia" w:cs="Georgia" w:eastAsia="Georgia" w:hAnsi="Georgia"/>
          <w:b w:val="0"/>
          <w:bCs w:val="0"/>
          <w:sz w:val="24"/>
          <w:szCs w:val="24"/>
          <w:rtl w:val="0"/>
        </w:rPr>
        <w:t xml:space="preserve">Seattle does not produce startups.</w:t>
      </w:r>
      <w:del w:author="Hayli Castor" w:id="0" w:date="2026-03-07T02:26:38Z">
        <w:r>
          <w:rPr>
            <w:rtl w:val="0"/>
          </w:rPr>
        </w:r>
      </w:del>
    </w:p>
    <w:p w:rsidR="00000000" w:rsidDel="00000000" w:rsidP="00000000" w:rsidRDefault="00000000" w:rsidRPr="00000000" w14:paraId="0000008E">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Global startup-friendliness rankings do not even include Seattle in the top twenty-eight cities. San Francisco is first. New York is fifth. Seattle is nowhere. In ecosystem rankings, Seattle fell ten places to twentieth — the steepest decline among the top forty ecosystems in the world.</w:t>
      </w:r>
    </w:p>
    <w:p w:rsidR="00000000" w:rsidDel="00000000" w:rsidP="00000000" w:rsidRDefault="00000000" w:rsidRPr="00000000" w14:paraId="0000008F">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This is not a weak market. It is a broken conversion pipeline.</w:t>
      </w:r>
    </w:p>
    <w:p w:rsidR="00000000" w:rsidDel="00000000" w:rsidP="00000000" w:rsidRDefault="00000000" w:rsidRPr="00000000" w14:paraId="00000090">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And now that pipeline is flooding.</w:t>
      </w:r>
    </w:p>
    <w:p w:rsidR="00000000" w:rsidDel="00000000" w:rsidP="00000000" w:rsidRDefault="00000000" w:rsidRPr="00000000" w14:paraId="00000091">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These are not junior employees being let go. They are senior engineers, engineering managers, product leaders, and principal-level builders. People who ran systems serving hundreds of millions of users. Many of them are looking at a blank sheet for the first time in their careers.</w:t>
      </w:r>
    </w:p>
    <w:p w:rsidR="00000000" w:rsidDel="00000000" w:rsidP="00000000" w:rsidRDefault="00000000" w:rsidRPr="00000000" w14:paraId="00000092">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That is the moment OnlyExit is designed for.</w:t>
      </w:r>
    </w:p>
    <w:p w:rsidR="00000000" w:rsidDel="00000000" w:rsidP="00000000" w:rsidRDefault="00000000" w:rsidRPr="00000000" w14:paraId="00000093">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The default path for these operators is another FAANG offer. Another RSU package. Another cycle inside the machine. But the machine is shrinking. The safety net that kept elite builders employed inside big tech is fraying. Thousands of highly skilled, financially buffered, deeply networked operators are being pushed out of the system whether they planned to leave or not.</w:t>
      </w:r>
    </w:p>
    <w:p w:rsidR="00000000" w:rsidDel="00000000" w:rsidP="00000000" w:rsidRDefault="00000000" w:rsidRPr="00000000" w14:paraId="00000094">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They need a narrative. A community. A starting point.</w:t>
      </w:r>
    </w:p>
    <w:p w:rsidR="00000000" w:rsidDel="00000000" w:rsidP="00000000" w:rsidRDefault="00000000" w:rsidRPr="00000000" w14:paraId="00000095">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Every other founder community in the country is fighting over the same pool of Bay Area builders who already decided to start companies. OnlyExit does not need to convince operators to move to Seattle. They are already here. Being pushed out of the machine in real time. Sitting on the skills, the networks, and the runway to start companies. Waiting for something to catalyze the transition.</w:t>
      </w:r>
    </w:p>
    <w:p w:rsidR="00000000" w:rsidDel="00000000" w:rsidP="00000000" w:rsidRDefault="00000000" w:rsidRPr="00000000" w14:paraId="00000096">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OnlyExit is that catalyst.</w:t>
      </w:r>
    </w:p>
    <w:p w:rsidR="00000000" w:rsidDel="00000000" w:rsidP="00000000" w:rsidRDefault="00000000" w:rsidRPr="00000000" w14:paraId="00000097">
      <w:pPr>
        <w:pStyle w:val="Heading1"/>
        <w:spacing w:after="120" w:before="240" w:lineRule="auto"/>
        <w:rPr>
          <w:rFonts w:ascii="Georgia" w:cs="Georgia" w:eastAsia="Georgia" w:hAnsi="Georgia"/>
          <w:b w:val="0"/>
          <w:bCs w:val="0"/>
          <w:sz w:val="24"/>
          <w:szCs w:val="24"/>
        </w:rPr>
      </w:pPr>
      <w:r>
        <w:rPr>
          <w:rFonts w:ascii="Georgia" w:cs="Georgia" w:eastAsia="Georgia" w:hAnsi="Georgia"/>
          <w:b w:val="0"/>
          <w:bCs w:val="0"/>
          <w:sz w:val="24"/>
          <w:szCs w:val="24"/>
          <w:rtl w:val="0"/>
        </w:rPr>
        <w:t xml:space="preserve">The city with the second-highest AI talent concentration in America. Almost zero infrastructure converting that talent into startups. And a once-in-a-decade wave of displaced operators who need somewhere to go.</w:t>
      </w:r>
    </w:p>
    <w:p w:rsidR="00000000" w:rsidDel="00000000" w:rsidP="00000000" w:rsidRDefault="00000000" w:rsidRPr="00000000" w14:paraId="00000098">
      <w:pPr>
        <w:pStyle w:val="Heading1"/>
        <w:spacing w:after="120" w:before="240" w:lineRule="auto"/>
        <w:rPr>
          <w:rFonts w:ascii="Georgia" w:cs="Georgia" w:eastAsia="Georgia" w:hAnsi="Georgia"/>
          <w:b w:val="0"/>
          <w:bCs w:val="0"/>
          <w:sz w:val="24"/>
          <w:szCs w:val="24"/>
        </w:rPr>
      </w:pPr>
      <w:bookmarkStart w:colFirst="0" w:colLast="0" w:name="_hq4t1ro16br" w:id="0"/>
      <w:bookmarkEnd w:id="0"/>
      <w:r>
        <w:rPr>
          <w:rFonts w:ascii="Georgia" w:cs="Georgia" w:eastAsia="Georgia" w:hAnsi="Georgia"/>
          <w:b w:val="0"/>
          <w:bCs w:val="0"/>
          <w:sz w:val="24"/>
          <w:szCs w:val="24"/>
          <w:rtl w:val="0"/>
        </w:rPr>
        <w:t xml:space="preserve">That is not a problem. That is a monopoly waiting to be built.</w:t>
      </w:r>
    </w:p>
    <w:p w:rsidR="00000000" w:rsidDel="00000000" w:rsidP="00000000" w:rsidRDefault="00000000" w:rsidRPr="00000000" w14:paraId="00000099">
      <w:pPr>
        <w:pStyle w:val="Heading1"/>
        <w:rPr/>
      </w:pPr>
      <w:r>
        <w:rPr>
          <w:rtl w:val="0"/>
        </w:rPr>
        <w:t xml:space="preserve">6. The OnlyExit Model</w:t>
      </w:r>
    </w:p>
    <w:p w:rsidR="00000000" w:rsidDel="00000000" w:rsidP="00000000" w:rsidRDefault="00000000" w:rsidRPr="00000000" w14:paraId="0000009A">
      <w:pPr>
        <w:spacing w:after="60" w:lineRule="auto"/>
        <w:rPr/>
      </w:pPr>
      <w:r>
        <w:rPr>
          <w:rtl w:val="0"/>
        </w:rPr>
      </w:r>
    </w:p>
    <w:p w:rsidR="00000000" w:rsidDel="00000000" w:rsidP="00000000" w:rsidRDefault="00000000" w:rsidRPr="00000000" w14:paraId="0000009B">
      <w:pPr>
        <w:spacing w:after="120" w:lineRule="auto"/>
        <w:rPr/>
      </w:pPr>
      <w:r>
        <w:rPr>
          <w:b w:val="1"/>
          <w:bCs w:val="1"/>
          <w:rtl w:val="0"/>
        </w:rPr>
        <w:t xml:space="preserve">OnlyExit is a founder transition engine. The house is one mode of operation.</w:t>
      </w:r>
      <w:r>
        <w:rPr>
          <w:rtl w:val="0"/>
        </w:rPr>
      </w:r>
    </w:p>
    <w:p w:rsidR="00000000" w:rsidDel="00000000" w:rsidP="00000000" w:rsidRDefault="00000000" w:rsidRPr="00000000" w14:paraId="0000009C">
      <w:pPr>
        <w:spacing w:after="60" w:lineRule="auto"/>
        <w:rPr/>
      </w:pPr>
      <w:r>
        <w:rPr>
          <w:rtl w:val="0"/>
        </w:rPr>
      </w:r>
    </w:p>
    <w:p w:rsidR="00000000" w:rsidDel="00000000" w:rsidP="00000000" w:rsidRDefault="00000000" w:rsidRPr="00000000" w14:paraId="0000009D">
      <w:pPr>
        <w:spacing w:after="120" w:lineRule="auto"/>
        <w:rPr/>
      </w:pPr>
      <w:r>
        <w:rPr>
          <w:rtl w:val="0"/>
        </w:rPr>
        <w:t xml:space="preserve">The operating model combines several structured environments designed to bring builders together at different stages of commitment. No single container is the product. The product is the transition itself.</w:t>
      </w:r>
    </w:p>
    <w:p w:rsidR="00000000" w:rsidDel="00000000" w:rsidP="00000000" w:rsidRDefault="00000000" w:rsidRPr="00000000" w14:paraId="0000009E">
      <w:pPr>
        <w:spacing w:after="60" w:lineRule="auto"/>
        <w:rPr/>
      </w:pPr>
      <w:r>
        <w:rPr>
          <w:rtl w:val="0"/>
        </w:rPr>
      </w:r>
    </w:p>
    <w:p w:rsidR="00000000" w:rsidDel="00000000" w:rsidP="00000000" w:rsidRDefault="00000000" w:rsidRPr="00000000" w14:paraId="0000009F">
      <w:pPr>
        <w:pStyle w:val="Heading2"/>
        <w:rPr/>
      </w:pPr>
      <w:del w:id="130" w:author="Perplexity Computer" w:date="2026-03-09T14:00:00Z">
        <w:r>
          <w:rPr>
            <w:rtl w:val="0"/>
          </w:rPr>
          <w:delText xml:space="preserve">Founder Sprints (Weekend)</w:delText>
        </w:r>
      </w:del>
      <w:ins w:id="131" w:author="Perplexity Computer" w:date="2026-03-09T14:00:00Z">
        <w:r>
          <w:rPr>
            <w:rtl w:val="0"/>
          </w:rPr>
          <w:t xml:space="preserve">Founder Collision Sprints (Weekend)</w:t>
        </w:r>
      </w:ins>
    </w:p>
    <w:p w:rsidR="00000000" w:rsidDel="00000000" w:rsidP="00000000" w:rsidRDefault="00000000" w:rsidRPr="00000000" w14:paraId="000000A0">
      <w:pPr>
        <w:spacing w:after="120" w:lineRule="auto"/>
        <w:rPr/>
      </w:pPr>
      <w:r>
        <w:rPr>
          <w:rtl w:val="0"/>
        </w:rPr>
        <w:t xml:space="preserve">Short, high-intensity gatherings of operators exploring startup ideas and meeting potential cofounders.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20–40 curated operators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Multi-day working sessions, not panels or talks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Problem exploration and debate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founder matching</w:t>
      </w:r>
    </w:p>
    <w:p w:rsidR="00000000" w:rsidDel="00000000" w:rsidP="00000000" w:rsidRDefault="00000000" w:rsidRPr="00000000" w14:paraId="000000A5">
      <w:pPr>
        <w:spacing w:after="60" w:lineRule="auto"/>
        <w:rPr/>
      </w:pPr>
      <w:r>
        <w:rPr>
          <w:rtl w:val="0"/>
        </w:rPr>
      </w:r>
    </w:p>
    <w:p w:rsidR="00000000" w:rsidDel="00000000" w:rsidP="00000000" w:rsidRDefault="00000000" w:rsidRPr="00000000" w14:paraId="000000A6">
      <w:pPr>
        <w:spacing w:after="120" w:lineRule="auto"/>
        <w:rPr/>
      </w:pPr>
      <w:r>
        <w:rPr>
          <w:rtl w:val="0"/>
        </w:rPr>
        <w:t xml:space="preserve">These sprints introduce builders to the network and identify individuals interested in deeper participation. The vibe should feel like builders are actually working, not attending. Whiteboards, late-night problem solving, shared workspaces. Not polished keynotes and networking mixers.</w:t>
      </w:r>
    </w:p>
    <w:p w:rsidR="00000000" w:rsidDel="00000000" w:rsidP="00000000" w:rsidRDefault="00000000" w:rsidRPr="00000000" w14:paraId="00B00030">
      <w:pPr>
        <w:spacing w:after="60" w:lineRule="auto"/>
        <w:rPr/>
      </w:pPr>
      <w:ins w:id="132" w:author="Perplexity Computer" w:date="2026-03-09T14:00:00Z">
        <w:r>
          <w:rPr>
            <w:rtl w:val="0"/>
          </w:rPr>
        </w:r>
      </w:ins>
    </w:p>
    <w:p w:rsidR="00000000" w:rsidDel="00000000" w:rsidP="00000000" w:rsidRDefault="00000000" w:rsidRPr="00000000" w14:paraId="00B00031">
      <w:pPr>
        <w:spacing w:after="120" w:lineRule="auto"/>
        <w:rPr/>
      </w:pPr>
      <w:ins w:id="133" w:author="Perplexity Computer" w:date="2026-03-09T14:00:00Z">
        <w:r>
          <w:rPr>
            <w:rtl w:val="0"/>
          </w:rPr>
          <w:t xml:space="preserve">These are structured thesis formation hackathons. $300/person, $500/team. Participants walk out with a validated problem thesis, an 8-week residency plan, and co-founder compatibility signal.</w:t>
        </w:r>
      </w:ins>
    </w:p>
    <w:p w:rsidR="00000000" w:rsidDel="00000000" w:rsidP="00000000" w:rsidRDefault="00000000" w:rsidRPr="00000000" w14:paraId="000000A7">
      <w:pPr>
        <w:spacing w:after="60" w:lineRule="auto"/>
        <w:rPr/>
      </w:pPr>
      <w:r>
        <w:rPr>
          <w:rtl w:val="0"/>
        </w:rPr>
      </w:r>
    </w:p>
    <w:p w:rsidR="00000000" w:rsidDel="00000000" w:rsidP="00000000" w:rsidRDefault="00000000" w:rsidRPr="00000000" w14:paraId="000000A8">
      <w:pPr>
        <w:pStyle w:val="Heading2"/>
        <w:rPr/>
      </w:pPr>
      <w:del w:id="134" w:author="Perplexity Computer" w:date="2026-03-09T14:00:00Z">
        <w:r>
          <w:rPr>
            <w:rtl w:val="0"/>
          </w:rPr>
          <w:delText xml:space="preserve">Short Residencies (1–2 Weeks)</w:delText>
        </w:r>
      </w:del>
      <w:ins w:id="135" w:author="Perplexity Computer" w:date="2026-03-09T14:00:00Z">
        <w:r>
          <w:rPr>
            <w:rtl w:val="0"/>
          </w:rPr>
          <w:t xml:space="preserve">Short-Term Hospitality Residencies (1–2 Weeks)</w:t>
        </w:r>
      </w:ins>
    </w:p>
    <w:p w:rsidR="00000000" w:rsidDel="00000000" w:rsidP="00000000" w:rsidRDefault="00000000" w:rsidRPr="00000000" w14:paraId="000000A9">
      <w:pPr>
        <w:spacing w:after="120" w:lineRule="auto"/>
        <w:rPr/>
      </w:pPr>
      <w:del w:id="136" w:author="Perplexity Computer" w:date="2026-03-09T14:00:00Z">
        <w:r>
          <w:rPr>
            <w:rtl w:val="0"/>
          </w:rPr>
          <w:delText xml:space="preserve">Builders who demonstrate strong interest move into short residencies where they explore startup ideas more deeply.</w:delText>
        </w:r>
      </w:del>
      <w:ins w:id="137" w:author="Perplexity Computer" w:date="2026-03-09T14:00:00Z">
        <w:r>
          <w:rPr>
            <w:rtl w:val="0"/>
          </w:rPr>
          <w:t xml:space="preserve">Short-term hospitality residencies (1–2 weeks, $500–$750/week) exist for visiting founders, collaborators, and content creators. These are not part of the funnel. They are a separate hospitality and revenue function.</w:t>
        </w:r>
      </w:ins>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Problem discovery in hard, frontier problem spaces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Rapid experimentation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Team formation through real collaborative work</w:t>
      </w:r>
    </w:p>
    <w:p w:rsidR="00000000" w:rsidDel="00000000" w:rsidP="00000000" w:rsidRDefault="00000000" w:rsidRPr="00000000" w14:paraId="000000AD">
      <w:pPr>
        <w:spacing w:after="60" w:lineRule="auto"/>
        <w:rPr/>
      </w:pPr>
      <w:r>
        <w:rPr>
          <w:rtl w:val="0"/>
        </w:rPr>
      </w:r>
    </w:p>
    <w:p w:rsidR="00000000" w:rsidDel="00000000" w:rsidP="00000000" w:rsidRDefault="00000000" w:rsidRPr="00000000" w14:paraId="000000AE">
      <w:pPr>
        <w:spacing w:after="120" w:lineRule="auto"/>
        <w:rPr/>
      </w:pPr>
      <w:del w:id="156" w:author="Perplexity Computer" w:date="2026-03-09T14:00:00Z">
        <w:r>
          <w:rPr>
            <w:rtl w:val="0"/>
          </w:rPr>
          <w:delText xml:space="preserve">Participants collaborate intensely but without committing to a full startup build cycle. The focus is not random app-building. OnlyExit should orient builders around frontier problems: infrastructure, defense, biotech tooling, AI systems, developer platforms. The best companies come from structural pain, not shower thoughts.</w:delText>
        </w:r>
      </w:del>
      <w:ins w:id="157" w:author="Perplexity Computer" w:date="2026-03-09T14:00:00Z">
        <w:r>
          <w:rPr>
            <w:rtl w:val="0"/>
          </w:rPr>
          <w:t xml:space="preserve">These stays provide supplemental revenue and community presence without requiring a full residency commitment. The focus is not on startup formation. Visitors contribute perspective, not headcount.</w:t>
        </w:r>
      </w:ins>
    </w:p>
    <w:p w:rsidR="00000000" w:rsidDel="00000000" w:rsidP="00000000" w:rsidRDefault="00000000" w:rsidRPr="00000000" w14:paraId="000000AF">
      <w:pPr>
        <w:spacing w:after="60" w:lineRule="auto"/>
        <w:rPr/>
      </w:pPr>
      <w:r>
        <w:rPr>
          <w:rtl w:val="0"/>
        </w:rPr>
      </w:r>
    </w:p>
    <w:p w:rsidR="00000000" w:rsidDel="00000000" w:rsidP="00000000" w:rsidRDefault="00000000" w:rsidRPr="00000000" w14:paraId="000000B0">
      <w:pPr>
        <w:pStyle w:val="Heading2"/>
        <w:rPr/>
      </w:pPr>
      <w:del w:id="138" w:author="Perplexity Computer" w:date="2026-03-09T14:00:00Z">
        <w:r>
          <w:rPr>
            <w:rtl w:val="0"/>
          </w:rPr>
          <w:delText xml:space="preserve">Six-Week Build Residencies</w:delText>
        </w:r>
      </w:del>
      <w:ins w:id="139" w:author="Perplexity Computer" w:date="2026-03-09T14:00:00Z">
        <w:r>
          <w:rPr>
            <w:rtl w:val="0"/>
          </w:rPr>
          <w:t xml:space="preserve">The Residency (8 Weeks)</w:t>
        </w:r>
      </w:ins>
    </w:p>
    <w:p w:rsidR="00000000" w:rsidDel="00000000" w:rsidP="00000000" w:rsidRDefault="00000000" w:rsidRPr="00000000" w14:paraId="000000B1">
      <w:pPr>
        <w:spacing w:after="120" w:lineRule="auto"/>
        <w:rPr/>
      </w:pPr>
      <w:del w:id="140" w:author="Perplexity Computer" w:date="2026-03-09T14:00:00Z">
        <w:r>
          <w:rPr>
            <w:rtl w:val="0"/>
          </w:rPr>
          <w:delText xml:space="preserve">The core program of OnlyExit. Small cohorts of founders live and work together for six weeks to build early startup prototypes.</w:delText>
        </w:r>
      </w:del>
      <w:ins w:id="141" w:author="Perplexity Computer" w:date="2026-03-09T14:00:00Z">
        <w:r>
          <w:rPr>
            <w:rtl w:val="0"/>
          </w:rPr>
          <w:t xml:space="preserve">The core program of OnlyExit. Small cohorts of founders live and work together for eight weeks to build early startup prototypes.</w:t>
        </w:r>
      </w:ins>
    </w:p>
    <w:p w:rsidR="00000000" w:rsidDel="00000000" w:rsidP="00000000" w:rsidRDefault="00000000" w:rsidRPr="00000000" w14:paraId="000000B2">
      <w:pPr>
        <w:spacing w:after="60" w:lineRule="auto"/>
        <w:rPr/>
      </w:pPr>
      <w:r>
        <w:rPr>
          <w:rtl w:val="0"/>
        </w:rPr>
      </w:r>
    </w:p>
    <w:p w:rsidR="00000000" w:rsidDel="00000000" w:rsidP="00000000" w:rsidRDefault="00000000" w:rsidRPr="00000000" w14:paraId="000000B3">
      <w:pPr>
        <w:spacing w:after="120" w:lineRule="auto"/>
        <w:rPr/>
      </w:pPr>
      <w:r>
        <w:rPr>
          <w:rtl w:val="0"/>
        </w:rPr>
        <w:t xml:space="preserve">During this period, founders: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Form teams around hard problems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Build initial products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Test customer demand with real users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Iterate under shared pressure and radical transparency</w:t>
      </w:r>
    </w:p>
    <w:p w:rsidR="00000000" w:rsidDel="00000000" w:rsidP="00000000" w:rsidRDefault="00000000" w:rsidRPr="00000000" w14:paraId="000000B8">
      <w:pPr>
        <w:spacing w:after="60" w:lineRule="auto"/>
        <w:rPr/>
      </w:pPr>
      <w:r>
        <w:rPr>
          <w:rtl w:val="0"/>
        </w:rPr>
      </w:r>
    </w:p>
    <w:p w:rsidR="00000000" w:rsidDel="00000000" w:rsidP="00000000" w:rsidRDefault="00000000" w:rsidRPr="00000000" w14:paraId="000000B9">
      <w:pPr>
        <w:spacing w:after="120" w:lineRule="auto"/>
        <w:rPr/>
      </w:pPr>
      <w:r>
        <w:rPr>
          <w:rtl w:val="0"/>
        </w:rPr>
        <w:t xml:space="preserve">The program concludes with a demo session where teams present their progress to investors and advisors. Everyone leaves. Next batch arrives. No permanent residents. Batch starts, intense cycle, demo, clear.</w:t>
      </w:r>
    </w:p>
    <w:p w:rsidR="00000000" w:rsidDel="00000000" w:rsidP="00000000" w:rsidRDefault="00000000" w:rsidRPr="00000000" w14:paraId="000000BA">
      <w:pPr>
        <w:spacing w:after="60" w:lineRule="auto"/>
        <w:rPr/>
      </w:pPr>
      <w:r>
        <w:rPr>
          <w:rtl w:val="0"/>
        </w:rPr>
      </w:r>
    </w:p>
    <w:p w:rsidR="00000000" w:rsidDel="00000000" w:rsidP="00000000" w:rsidRDefault="00000000" w:rsidRPr="00000000" w14:paraId="000000BB">
      <w:pPr>
        <w:pStyle w:val="Heading2"/>
        <w:rPr/>
      </w:pPr>
      <w:r>
        <w:rPr>
          <w:rtl w:val="0"/>
        </w:rPr>
        <w:t xml:space="preserve">The House as Container, Not Product</w:t>
      </w:r>
    </w:p>
    <w:p w:rsidR="00000000" w:rsidDel="00000000" w:rsidP="00000000" w:rsidRDefault="00000000" w:rsidRPr="00000000" w14:paraId="000000BC">
      <w:pPr>
        <w:spacing w:after="120" w:lineRule="auto"/>
        <w:rPr/>
      </w:pPr>
      <w:r>
        <w:rPr>
          <w:rtl w:val="0"/>
        </w:rPr>
        <w:t xml:space="preserve">The physical founder house provides an environment designed for intense collaboration: shared workspace, structured build rituals, curated interactions with visiting operators. But the house is not the company. It is one container. The company is the engine that transitions operators into founders across all of these environments.</w:t>
      </w:r>
    </w:p>
    <w:p w:rsidR="00000000" w:rsidDel="00000000" w:rsidP="00000000" w:rsidRDefault="00000000" w:rsidRPr="00000000" w14:paraId="000000BD">
      <w:pPr>
        <w:spacing w:after="60" w:lineRule="auto"/>
        <w:rPr/>
      </w:pPr>
      <w:r>
        <w:rPr>
          <w:rtl w:val="0"/>
        </w:rPr>
      </w:r>
    </w:p>
    <w:p w:rsidR="00000000" w:rsidDel="00000000" w:rsidP="00000000" w:rsidRDefault="00000000" w:rsidRPr="00000000" w14:paraId="000000BE">
      <w:pPr>
        <w:spacing w:after="120" w:lineRule="auto"/>
        <w:rPr/>
      </w:pPr>
      <w:r>
        <w:rPr>
          <w:rtl w:val="0"/>
        </w:rPr>
        <w:t xml:space="preserve">If someone reads this memo and concludes "this is a founder house business," the positioning has failed. The sharper thesis is: this is founder formation infrastructure with multiple levels of commitment. The house is one container among several.</w:t>
      </w:r>
    </w:p>
    <w:p w:rsidR="00000000" w:rsidDel="00000000" w:rsidP="00000000" w:rsidRDefault="00000000" w:rsidRPr="00000000" w14:paraId="000000BF">
      <w:pPr>
        <w:rPr/>
      </w:pPr>
      <w:r>
        <w:br w:type="page"/>
      </w:r>
      <w:r>
        <w:rPr>
          <w:rtl w:val="0"/>
        </w:rPr>
      </w:r>
    </w:p>
    <w:p w:rsidR="00000000" w:rsidDel="00000000" w:rsidP="00000000" w:rsidRDefault="00000000" w:rsidRPr="00000000" w14:paraId="000000C0">
      <w:pPr>
        <w:pStyle w:val="Heading1"/>
        <w:rPr/>
      </w:pPr>
      <w:r>
        <w:rPr>
          <w:rtl w:val="0"/>
        </w:rPr>
        <w:t xml:space="preserve">7. The Founder Funnel</w:t>
      </w:r>
    </w:p>
    <w:p w:rsidR="00000000" w:rsidDel="00000000" w:rsidP="00000000" w:rsidRDefault="00000000" w:rsidRPr="00000000" w14:paraId="000000C1">
      <w:pPr>
        <w:spacing w:after="60" w:lineRule="auto"/>
        <w:rPr/>
      </w:pPr>
      <w:r>
        <w:rPr>
          <w:rtl w:val="0"/>
        </w:rPr>
      </w:r>
    </w:p>
    <w:p w:rsidR="00000000" w:rsidDel="00000000" w:rsidP="00000000" w:rsidRDefault="00000000" w:rsidRPr="00000000" w14:paraId="000000C2">
      <w:pPr>
        <w:spacing w:after="120" w:lineRule="auto"/>
        <w:rPr/>
      </w:pPr>
      <w:r>
        <w:rPr>
          <w:rtl w:val="0"/>
        </w:rPr>
        <w:t xml:space="preserve">OnlyExit operates as a structured funnel guiding operators toward founding companies:</w:t>
      </w:r>
    </w:p>
    <w:p w:rsidR="00000000" w:rsidDel="00000000" w:rsidP="00000000" w:rsidRDefault="00000000" w:rsidRPr="00000000" w14:paraId="000000C3">
      <w:pPr>
        <w:spacing w:after="60" w:lineRule="auto"/>
        <w:rPr/>
      </w:pPr>
      <w:r>
        <w:rPr>
          <w:rtl w:val="0"/>
        </w:rPr>
      </w:r>
    </w:p>
    <w:p w:rsidR="00000000" w:rsidDel="00000000" w:rsidP="00000000" w:rsidRDefault="00000000" w:rsidRPr="00000000" w14:paraId="000000C4">
      <w:pPr>
        <w:spacing w:after="120" w:lineRule="auto"/>
        <w:ind w:left="720" w:firstLine="0"/>
        <w:rPr/>
      </w:pPr>
      <w:del w:id="142" w:author="Perplexity Computer" w:date="2026-03-09T14:00:00Z">
        <w:r>
          <w:rPr>
            <w:rFonts w:ascii="Arial Unicode MS" w:cs="Arial Unicode MS" w:eastAsia="Arial Unicode MS" w:hAnsi="Arial Unicode MS"/>
            <w:i w:val="1"/>
            <w:iCs w:val="1"/>
            <w:rtl w:val="0"/>
          </w:rPr>
          <w:delText xml:space="preserve">Weekend Sprint → Short Residency → Six-Week Build Cycle → Startup Formation</w:delText>
        </w:r>
      </w:del>
      <w:ins w:id="143" w:author="Perplexity Computer" w:date="2026-03-09T14:00:00Z">
        <w:r>
          <w:rPr>
            <w:rFonts w:ascii="Arial Unicode MS" w:cs="Arial Unicode MS" w:eastAsia="Arial Unicode MS" w:hAnsi="Arial Unicode MS"/>
            <w:i w:val="1"/>
            <w:iCs w:val="1"/>
            <w:rtl w:val="0"/>
          </w:rPr>
          <w:t xml:space="preserve">Events (Local) → Founder Collision Sprints (In the House) → The Residency (8 Weeks)</w:t>
        </w:r>
      </w:ins>
    </w:p>
    <w:p w:rsidR="00000000" w:rsidDel="00000000" w:rsidP="00000000" w:rsidRDefault="00000000" w:rsidRPr="00000000" w14:paraId="000000C5">
      <w:pPr>
        <w:spacing w:after="60" w:lineRule="auto"/>
        <w:rPr/>
      </w:pPr>
      <w:r>
        <w:rPr>
          <w:rtl w:val="0"/>
        </w:rPr>
      </w:r>
    </w:p>
    <w:p w:rsidR="00000000" w:rsidDel="00000000" w:rsidP="00000000" w:rsidRDefault="00000000" w:rsidRPr="00000000" w14:paraId="000000C6">
      <w:pPr>
        <w:spacing w:after="120" w:lineRule="auto"/>
        <w:rPr/>
      </w:pPr>
      <w:commentRangeStart w:id="4"/>
      <w:r>
        <w:rPr>
          <w:rtl w:val="0"/>
        </w:rPr>
        <w:t xml:space="preserve">Each stage increases commitment while filtering for the most serious builders. This staged approach allows operators to explore entrepreneurship gradually without immediately leaving their careers. At the same time, it concentrates the most committed participants into intense build environments.</w:t>
      </w:r>
      <w:commentRangeEnd w:id="4"/>
      <w:r>
        <w:commentReference w:id="4"/>
      </w:r>
      <w:r>
        <w:rPr>
          <w:rtl w:val="0"/>
        </w:rPr>
      </w:r>
    </w:p>
    <w:p w:rsidR="00000000" w:rsidDel="00000000" w:rsidP="00000000" w:rsidRDefault="00000000" w:rsidRPr="00000000" w14:paraId="000000C7">
      <w:pPr>
        <w:spacing w:after="60" w:lineRule="auto"/>
        <w:rPr/>
      </w:pPr>
      <w:r>
        <w:rPr>
          <w:rtl w:val="0"/>
        </w:rPr>
      </w:r>
    </w:p>
    <w:p w:rsidR="00000000" w:rsidDel="00000000" w:rsidP="00000000" w:rsidRDefault="00000000" w:rsidRPr="00000000" w14:paraId="000000C8">
      <w:pPr>
        <w:spacing w:after="120" w:lineRule="auto"/>
        <w:rPr/>
      </w:pPr>
      <w:del w:id="144" w:author="Perplexity Computer" w:date="2026-03-09T14:00:00Z">
        <w:r>
          <w:rPr>
            <w:rtl w:val="0"/>
          </w:rPr>
          <w:delText xml:space="preserve">The funnel is also a trust filter. By the time someone reaches a six-week build cycle, they have already demonstrated seriousness through earlier stages. The network knows them. They know the network. That trust is foundational to strong cofounder relationships.</w:delText>
        </w:r>
      </w:del>
      <w:ins w:id="145" w:author="Perplexity Computer" w:date="2026-03-09T14:00:00Z">
        <w:r>
          <w:rPr>
            <w:rtl w:val="0"/>
          </w:rPr>
          <w:t xml:space="preserve">The funnel is also a trust filter. By the time someone reaches The Residency, they have already demonstrated seriousness through earlier stages. The network knows them. They know the network. That trust is foundational to strong cofounder relationships.</w:t>
        </w:r>
      </w:ins>
    </w:p>
    <w:p w:rsidR="00000000" w:rsidDel="00000000" w:rsidP="00000000" w:rsidRDefault="00000000" w:rsidRPr="00000000" w14:paraId="000000C9">
      <w:pPr>
        <w:rPr/>
      </w:pPr>
      <w:r>
        <w:br w:type="page"/>
      </w:r>
      <w:r>
        <w:rPr>
          <w:rtl w:val="0"/>
        </w:rPr>
      </w:r>
    </w:p>
    <w:p w:rsidR="00000000" w:rsidDel="00000000" w:rsidP="00000000" w:rsidRDefault="00000000" w:rsidRPr="00000000" w14:paraId="000000CA">
      <w:pPr>
        <w:spacing w:after="60" w:lineRule="auto"/>
        <w:rPr/>
      </w:pPr>
      <w:r>
        <w:rPr>
          <w:rtl w:val="0"/>
        </w:rPr>
      </w:r>
    </w:p>
    <w:p w:rsidR="00000000" w:rsidDel="00000000" w:rsidP="00000000" w:rsidRDefault="00000000" w:rsidRPr="00000000" w14:paraId="000000CB">
      <w:pPr>
        <w:spacing w:after="120" w:lineRule="auto"/>
        <w:rPr/>
      </w:pPr>
      <w:del w:id="146" w:author="Perplexity Computer" w:date="2026-03-09T14:00:00Z">
        <w:r>
          <w:rPr>
            <w:rtl w:val="0"/>
          </w:rPr>
          <w:delText xml:space="preserve">This staged structure also reflects the reality of who OnlyExit’s operators actually are. Big tech operators skew into two cohorts: builders in their early-to-mid twenties, often unattached and mobile, and operators in their late twenties to early thirties, many with partners, mortgages, or families. Traditional hacker houses designed for twenty-two-year-olds with no obligations do not serve the second group. The weekend sprints and one-to-two-week residencies exist precisely for operators whose life constraints prevent a six-week commitment but whose talent and intent are just as serious. The funnel accommodates both cohorts without diluting intensity at any stage.</w:delText>
        </w:r>
      </w:del>
      <w:ins w:id="147" w:author="Perplexity Computer" w:date="2026-03-09T14:00:00Z">
        <w:r>
          <w:rPr>
            <w:rtl w:val="0"/>
          </w:rPr>
          <w:t xml:space="preserve">This staged structure also reflects the reality of who OnlyExit’s operators actually are. Big tech operators skew into two cohorts: builders in their early-to-mid twenties, often unattached and mobile, and operators in their late twenties to early thirties, many with partners, mortgages, or families. Traditional hacker houses designed for twenty-two-year-olds with no obligations do not serve the second group. Events and Founder Collision Sprints exist precisely for operators whose life constraints prevent an 8-week commitment but whose talent and intent are just as serious. The funnel accommodates both cohorts without diluting intensity at any stage.</w:t>
        </w:r>
      </w:ins>
    </w:p>
    <w:p w:rsidR="00000000" w:rsidDel="00000000" w:rsidP="00000000" w:rsidRDefault="00000000" w:rsidRPr="00000000" w14:paraId="000000CC">
      <w:pPr>
        <w:pStyle w:val="Heading1"/>
        <w:rPr/>
      </w:pPr>
      <w:r>
        <w:rPr>
          <w:rtl w:val="0"/>
        </w:rPr>
        <w:t xml:space="preserve">8. Operating Law: Time Density Over Attendance</w:t>
      </w:r>
    </w:p>
    <w:p w:rsidR="00000000" w:rsidDel="00000000" w:rsidP="00000000" w:rsidRDefault="00000000" w:rsidRPr="00000000" w14:paraId="000000CD">
      <w:pPr>
        <w:spacing w:after="60" w:lineRule="auto"/>
        <w:rPr/>
      </w:pPr>
      <w:r>
        <w:rPr>
          <w:rtl w:val="0"/>
        </w:rPr>
      </w:r>
    </w:p>
    <w:p w:rsidR="00000000" w:rsidDel="00000000" w:rsidP="00000000" w:rsidRDefault="00000000" w:rsidRPr="00000000" w14:paraId="000000CE">
      <w:pPr>
        <w:spacing w:after="120" w:lineRule="auto"/>
        <w:rPr/>
      </w:pPr>
      <w:r>
        <w:rPr>
          <w:b w:val="1"/>
          <w:bCs w:val="1"/>
          <w:rtl w:val="0"/>
        </w:rPr>
        <w:t xml:space="preserve">Startup formation scales by increasing interaction time, not attendance.</w:t>
      </w:r>
      <w:r>
        <w:rPr>
          <w:rtl w:val="0"/>
        </w:rPr>
      </w:r>
    </w:p>
    <w:p w:rsidR="00000000" w:rsidDel="00000000" w:rsidP="00000000" w:rsidRDefault="00000000" w:rsidRPr="00000000" w14:paraId="000000CF">
      <w:pPr>
        <w:spacing w:after="60" w:lineRule="auto"/>
        <w:rPr/>
      </w:pPr>
      <w:r>
        <w:rPr>
          <w:rtl w:val="0"/>
        </w:rPr>
      </w:r>
    </w:p>
    <w:p w:rsidR="00000000" w:rsidDel="00000000" w:rsidP="00000000" w:rsidRDefault="00000000" w:rsidRPr="00000000" w14:paraId="000000D0">
      <w:pPr>
        <w:spacing w:after="120" w:lineRule="auto"/>
        <w:rPr/>
      </w:pPr>
      <w:r>
        <w:rPr>
          <w:rtl w:val="0"/>
        </w:rPr>
        <w:t xml:space="preserve">This is one of the most counterintuitive design insights in the model, and it must be treated as a named operating principle, not a preference.</w:t>
      </w:r>
    </w:p>
    <w:p w:rsidR="00000000" w:rsidDel="00000000" w:rsidP="00000000" w:rsidRDefault="00000000" w:rsidRPr="00000000" w14:paraId="000000D1">
      <w:pPr>
        <w:spacing w:after="60" w:lineRule="auto"/>
        <w:rPr/>
      </w:pPr>
      <w:r>
        <w:rPr>
          <w:rtl w:val="0"/>
        </w:rPr>
      </w:r>
    </w:p>
    <w:p w:rsidR="00000000" w:rsidDel="00000000" w:rsidP="00000000" w:rsidRDefault="00000000" w:rsidRPr="00000000" w14:paraId="000000D2">
      <w:pPr>
        <w:spacing w:after="120" w:lineRule="auto"/>
        <w:rPr/>
      </w:pPr>
      <w:r>
        <w:rPr>
          <w:rtl w:val="0"/>
        </w:rPr>
        <w:t xml:space="preserve">Almost every startup community optimizes for the wrong variable: number of attendees, number of events, number of cities, number of speakers. That produces large but shallow networks. People meet briefly, exchange LinkedIn profiles, then disappear. The founder graph stays weak.</w:t>
      </w:r>
    </w:p>
    <w:p w:rsidR="00000000" w:rsidDel="00000000" w:rsidP="00000000" w:rsidRDefault="00000000" w:rsidRPr="00000000" w14:paraId="000000D3">
      <w:pPr>
        <w:spacing w:after="60" w:lineRule="auto"/>
        <w:rPr/>
      </w:pPr>
      <w:r>
        <w:rPr>
          <w:rtl w:val="0"/>
        </w:rPr>
      </w:r>
    </w:p>
    <w:p w:rsidR="00000000" w:rsidDel="00000000" w:rsidP="00000000" w:rsidRDefault="00000000" w:rsidRPr="00000000" w14:paraId="000000D4">
      <w:pPr>
        <w:spacing w:after="120" w:lineRule="auto"/>
        <w:rPr/>
      </w:pPr>
      <w:r>
        <w:rPr>
          <w:rtl w:val="0"/>
        </w:rPr>
        <w:t xml:space="preserve">What actually creates startup teams is extended time together. When builders spend long periods interacting:</w:t>
      </w:r>
    </w:p>
    <w:p w:rsidR="00000000" w:rsidDel="00000000" w:rsidP="00000000" w:rsidRDefault="00000000" w:rsidRPr="00000000" w14:paraId="000000D5">
      <w:pPr>
        <w:spacing w:after="60" w:lineRule="auto"/>
        <w:rPr/>
      </w:pPr>
      <w:r>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Conversations move beyond surface introductions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depth becomes visible</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Trust forms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People see how others think under pressure</w:t>
      </w:r>
    </w:p>
    <w:p w:rsidR="00000000" w:rsidDel="00000000" w:rsidP="00000000" w:rsidRDefault="00000000" w:rsidRPr="00000000" w14:paraId="000000DA">
      <w:pPr>
        <w:spacing w:after="60" w:lineRule="auto"/>
        <w:rPr/>
      </w:pPr>
      <w:r>
        <w:rPr>
          <w:rtl w:val="0"/>
        </w:rPr>
      </w:r>
    </w:p>
    <w:p w:rsidR="00000000" w:rsidDel="00000000" w:rsidP="00000000" w:rsidRDefault="00000000" w:rsidRPr="00000000" w14:paraId="000000DB">
      <w:pPr>
        <w:spacing w:after="120" w:lineRule="auto"/>
        <w:rPr/>
      </w:pPr>
      <w:r>
        <w:rPr>
          <w:rtl w:val="0"/>
        </w:rPr>
        <w:t xml:space="preserve">That is how cofounders form.</w:t>
      </w:r>
    </w:p>
    <w:p w:rsidR="00000000" w:rsidDel="00000000" w:rsidP="00000000" w:rsidRDefault="00000000" w:rsidRPr="00000000" w14:paraId="000000DC">
      <w:pPr>
        <w:spacing w:after="6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600"/>
        <w:gridCol w:w="2160"/>
        <w:gridCol w:w="2800"/>
        <w:tblGridChange w:id="0">
          <w:tblGrid>
            <w:gridCol w:w="2800"/>
            <w:gridCol w:w="1600"/>
            <w:gridCol w:w="21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0DD">
            <w:pPr>
              <w:rPr/>
            </w:pPr>
            <w:r>
              <w:rPr>
                <w:b w:val="1"/>
                <w:bCs w:val="1"/>
                <w:sz w:val="20"/>
                <w:szCs w:val="20"/>
                <w:rtl w:val="0"/>
              </w:rPr>
              <w:t xml:space="preserve">Structure</w:t>
            </w:r>
            <w:r>
              <w:rPr>
                <w:rtl w:val="0"/>
              </w:rPr>
            </w:r>
          </w:p>
        </w:tc>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0DE">
            <w:pPr>
              <w:rPr/>
            </w:pPr>
            <w:r>
              <w:rPr>
                <w:b w:val="1"/>
                <w:bCs w:val="1"/>
                <w:sz w:val="20"/>
                <w:szCs w:val="20"/>
                <w:rtl w:val="0"/>
              </w:rPr>
              <w:t xml:space="preserve">Attendees</w:t>
            </w:r>
            <w:r>
              <w:rPr>
                <w:rtl w:val="0"/>
              </w:rPr>
            </w:r>
          </w:p>
        </w:tc>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0DF">
            <w:pPr>
              <w:rPr/>
            </w:pPr>
            <w:r>
              <w:rPr>
                <w:b w:val="1"/>
                <w:bCs w:val="1"/>
                <w:sz w:val="20"/>
                <w:szCs w:val="20"/>
                <w:rtl w:val="0"/>
              </w:rPr>
              <w:t xml:space="preserve">Interaction Hours</w:t>
            </w:r>
            <w:r>
              <w:rPr>
                <w:rtl w:val="0"/>
              </w:rPr>
            </w:r>
          </w:p>
        </w:tc>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0E0">
            <w:pPr>
              <w:rPr/>
            </w:pPr>
            <w:r>
              <w:rPr>
                <w:b w:val="1"/>
                <w:bCs w:val="1"/>
                <w:sz w:val="20"/>
                <w:szCs w:val="20"/>
                <w:rtl w:val="0"/>
              </w:rPr>
              <w:t xml:space="preserve">Relationship Strength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rPr/>
            </w:pPr>
            <w:r>
              <w:rPr>
                <w:sz w:val="20"/>
                <w:szCs w:val="20"/>
                <w:rtl w:val="0"/>
              </w:rPr>
              <w:t xml:space="preserve">Large networking event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pPr>
            <w:r>
              <w:rPr>
                <w:sz w:val="20"/>
                <w:szCs w:val="20"/>
                <w:rtl w:val="0"/>
              </w:rPr>
              <w:t xml:space="preserve">100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rPr/>
            </w:pPr>
            <w:r>
              <w:rPr>
                <w:sz w:val="20"/>
                <w:szCs w:val="20"/>
                <w:rtl w:val="0"/>
              </w:rPr>
              <w:t xml:space="preserve">2 hours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Pr>
                <w:sz w:val="20"/>
                <w:szCs w:val="20"/>
                <w:rtl w:val="0"/>
              </w:rPr>
              <w:t xml:space="preserve">Weak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Pr>
                <w:sz w:val="20"/>
                <w:szCs w:val="20"/>
                <w:rtl w:val="0"/>
              </w:rPr>
              <w:t xml:space="preserve">Founder dinner series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rPr/>
            </w:pPr>
            <w:r>
              <w:rPr>
                <w:sz w:val="20"/>
                <w:szCs w:val="20"/>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7">
            <w:pPr>
              <w:rPr/>
            </w:pPr>
            <w:r>
              <w:rPr>
                <w:sz w:val="20"/>
                <w:szCs w:val="20"/>
                <w:rtl w:val="0"/>
              </w:rPr>
              <w:t xml:space="preserve">10 hours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rPr/>
            </w:pPr>
            <w:r>
              <w:rPr>
                <w:sz w:val="20"/>
                <w:szCs w:val="20"/>
                <w:rtl w:val="0"/>
              </w:rPr>
              <w:t xml:space="preserve">Medium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pPr>
            <w:r>
              <w:rPr>
                <w:sz w:val="20"/>
                <w:szCs w:val="20"/>
                <w:rtl w:val="0"/>
              </w:rPr>
              <w:t xml:space="preserve">Hacker house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Pr>
                <w:sz w:val="20"/>
                <w:szCs w:val="20"/>
                <w:rtl w:val="0"/>
              </w:rPr>
              <w:t xml:space="preserve">10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Pr>
                <w:sz w:val="20"/>
                <w:szCs w:val="20"/>
                <w:rtl w:val="0"/>
              </w:rPr>
              <w:t xml:space="preserve">200+ hours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Pr>
                <w:sz w:val="20"/>
                <w:szCs w:val="20"/>
                <w:rtl w:val="0"/>
              </w:rPr>
              <w:t xml:space="preserve">Very strong</w:t>
            </w:r>
            <w:r>
              <w:rPr>
                <w:rtl w:val="0"/>
              </w:rPr>
            </w:r>
          </w:p>
        </w:tc>
      </w:tr>
    </w:tbl>
    <w:p w:rsidR="00000000" w:rsidDel="00000000" w:rsidP="00000000" w:rsidRDefault="00000000" w:rsidRPr="00000000" w14:paraId="000000ED">
      <w:pPr>
        <w:spacing w:after="60" w:lineRule="auto"/>
        <w:rPr/>
      </w:pPr>
      <w:r>
        <w:rPr>
          <w:rtl w:val="0"/>
        </w:rPr>
      </w:r>
    </w:p>
    <w:p w:rsidR="00000000" w:rsidDel="00000000" w:rsidP="00000000" w:rsidRDefault="00000000" w:rsidRPr="00000000" w14:paraId="000000EE">
      <w:pPr>
        <w:spacing w:after="120" w:lineRule="auto"/>
        <w:rPr/>
      </w:pPr>
      <w:r>
        <w:rPr>
          <w:rtl w:val="0"/>
        </w:rPr>
        <w:t xml:space="preserve">Companies almost always emerge from the third environment.</w:t>
      </w:r>
    </w:p>
    <w:p w:rsidR="00000000" w:rsidDel="00000000" w:rsidP="00000000" w:rsidRDefault="00000000" w:rsidRPr="00000000" w14:paraId="000000EF">
      <w:pPr>
        <w:spacing w:after="60" w:lineRule="auto"/>
        <w:rPr/>
      </w:pPr>
      <w:r>
        <w:rPr>
          <w:rtl w:val="0"/>
        </w:rPr>
      </w:r>
    </w:p>
    <w:p w:rsidR="00000000" w:rsidDel="00000000" w:rsidP="00000000" w:rsidRDefault="00000000" w:rsidRPr="00000000" w14:paraId="000000F0">
      <w:pPr>
        <w:spacing w:after="120" w:lineRule="auto"/>
        <w:rPr/>
      </w:pPr>
      <w:r>
        <w:rPr>
          <w:b w:val="1"/>
          <w:bCs w:val="1"/>
          <w:rtl w:val="0"/>
        </w:rPr>
        <w:t xml:space="preserve">Event businesses scale by increasing attendance. Startup formation scales by increasing interaction time. Those incentives are opposite.</w:t>
      </w:r>
      <w:r>
        <w:rPr>
          <w:rtl w:val="0"/>
        </w:rPr>
      </w:r>
    </w:p>
    <w:p w:rsidR="00000000" w:rsidDel="00000000" w:rsidP="00000000" w:rsidRDefault="00000000" w:rsidRPr="00000000" w14:paraId="000000F1">
      <w:pPr>
        <w:spacing w:after="60" w:lineRule="auto"/>
        <w:rPr/>
      </w:pPr>
      <w:r>
        <w:rPr>
          <w:rtl w:val="0"/>
        </w:rPr>
      </w:r>
    </w:p>
    <w:p w:rsidR="00000000" w:rsidDel="00000000" w:rsidP="00000000" w:rsidRDefault="00000000" w:rsidRPr="00000000" w14:paraId="000000F2">
      <w:pPr>
        <w:spacing w:after="120" w:lineRule="auto"/>
        <w:rPr/>
      </w:pPr>
      <w:r>
        <w:rPr>
          <w:rtl w:val="0"/>
        </w:rPr>
        <w:t xml:space="preserve">If OnlyExit chooses depth over scale, the network becomes far more powerful. If every house produces even one startup team, the network compounds quickly. Five houses per year, ten operators each, fifty elite operators. If five companies emerge annually, in five years you have roughly twenty-five companies. At that point OnlyExit stops being an event brand. It becomes an origin point for startups.</w:t>
      </w:r>
    </w:p>
    <w:p w:rsidR="00000000" w:rsidDel="00000000" w:rsidP="00000000" w:rsidRDefault="00000000" w:rsidRPr="00000000" w14:paraId="000000F3">
      <w:pPr>
        <w:rPr/>
      </w:pPr>
      <w:r>
        <w:br w:type="page"/>
      </w:r>
      <w:r>
        <w:rPr>
          <w:rtl w:val="0"/>
        </w:rPr>
      </w:r>
    </w:p>
    <w:p w:rsidR="00000000" w:rsidDel="00000000" w:rsidP="00000000" w:rsidRDefault="00000000" w:rsidRPr="00000000" w14:paraId="000000F4">
      <w:pPr>
        <w:pStyle w:val="Heading1"/>
        <w:rPr/>
      </w:pPr>
      <w:r>
        <w:rPr>
          <w:rtl w:val="0"/>
        </w:rPr>
        <w:t xml:space="preserve">9. Operational Doctrine</w:t>
      </w:r>
    </w:p>
    <w:p w:rsidR="00000000" w:rsidDel="00000000" w:rsidP="00000000" w:rsidRDefault="00000000" w:rsidRPr="00000000" w14:paraId="000000F5">
      <w:pPr>
        <w:spacing w:after="60" w:lineRule="auto"/>
        <w:rPr/>
      </w:pPr>
      <w:r>
        <w:rPr>
          <w:rtl w:val="0"/>
        </w:rPr>
      </w:r>
    </w:p>
    <w:p w:rsidR="00000000" w:rsidDel="00000000" w:rsidP="00000000" w:rsidRDefault="00000000" w:rsidRPr="00000000" w14:paraId="000000F6">
      <w:pPr>
        <w:pStyle w:val="Heading2"/>
        <w:rPr/>
      </w:pPr>
      <w:r>
        <w:rPr>
          <w:rtl w:val="0"/>
        </w:rPr>
        <w:t xml:space="preserve">House Constraints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del w:id="148" w:author="Perplexity Computer" w:date="2026-03-09T14:00:00Z">
        <w:r>
          <w:rPr>
            <w:rFonts w:ascii="Arial" w:cs="Arial" w:eastAsia="Arial" w:hAnsi="Arial"/>
            <w:b w:val="1"/>
            <w:bCs w:val="1"/>
            <w:i w:val="0"/>
            <w:iCs w:val="0"/>
            <w:smallCaps w:val="0"/>
            <w:strike w:val="0"/>
            <w:color w:val="000000"/>
            <w:sz w:val="22"/>
            <w:szCs w:val="22"/>
            <w:u w:val="none"/>
            <w:shd w:fill="auto" w:val="clear"/>
            <w:vertAlign w:val="baseline"/>
            <w:rtl w:val="0"/>
          </w:rPr>
          <w:delText xml:space="preserve">5–6 resident startup teams maximum. </w:delText>
        </w:r>
      </w:del>
      <w:ins w:id="149" w:author="Perplexity Computer" w:date="2026-03-09T14:00:00Z">
        <w:r>
          <w:rPr>
            <w:rFonts w:ascii="Arial" w:cs="Arial" w:eastAsia="Arial" w:hAnsi="Arial"/>
            <w:b w:val="1"/>
            <w:bCs w:val="1"/>
            <w:i w:val="0"/>
            <w:iCs w:val="0"/>
            <w:smallCaps w:val="0"/>
            <w:strike w:val="0"/>
            <w:color w:val="000000"/>
            <w:sz w:val="22"/>
            <w:szCs w:val="22"/>
            <w:u w:val="none"/>
            <w:shd w:fill="auto" w:val="clear"/>
            <w:vertAlign w:val="baseline"/>
            <w:rtl w:val="0"/>
          </w:rPr>
          <w:t xml:space="preserve">7 resident startup teams maximum. </w:t>
        </w:r>
      </w:ins>
      <w:r>
        <w:rPr>
          <w:rFonts w:ascii="Arial" w:cs="Arial" w:eastAsia="Arial" w:hAnsi="Arial"/>
          <w:b w:val="0"/>
          <w:bCs w:val="0"/>
          <w:i w:val="0"/>
          <w:iCs w:val="0"/>
          <w:smallCaps w:val="0"/>
          <w:strike w:val="0"/>
          <w:color w:val="000000"/>
          <w:sz w:val="22"/>
          <w:szCs w:val="22"/>
          <w:u w:val="none"/>
          <w:shd w:fill="auto" w:val="clear"/>
          <w:vertAlign w:val="baseline"/>
          <w:rtl w:val="0"/>
        </w:rPr>
        <w:t xml:space="preserve">No more. Density matters more than volume.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10–12 serious builders total.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Small enough for everyone to know everyone deeply.</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2–4 transitioners at a time.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Curated visitors, not tourists. See below.</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No permanent residents.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Batch starts, intense cycle, demo, everyone leaves, next batch arrives.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Synchronized build cycles.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All residents operate on the same timeline. Shared clock, shared pressure, shared urgency.</w:t>
      </w:r>
    </w:p>
    <w:p w:rsidR="00000000" w:rsidDel="00000000" w:rsidP="00000000" w:rsidRDefault="00000000" w:rsidRPr="00000000" w14:paraId="000000FC">
      <w:pPr>
        <w:spacing w:after="60" w:lineRule="auto"/>
        <w:rPr/>
      </w:pPr>
      <w:r>
        <w:rPr>
          <w:rtl w:val="0"/>
        </w:rPr>
      </w:r>
    </w:p>
    <w:p w:rsidR="00000000" w:rsidDel="00000000" w:rsidP="00000000" w:rsidRDefault="00000000" w:rsidRPr="00000000" w14:paraId="000000FD">
      <w:pPr>
        <w:pStyle w:val="Heading2"/>
        <w:rPr/>
      </w:pPr>
      <w:r>
        <w:rPr>
          <w:rtl w:val="0"/>
        </w:rPr>
        <w:t xml:space="preserve">Transitioner Guardrails</w:t>
      </w:r>
    </w:p>
    <w:p w:rsidR="00000000" w:rsidDel="00000000" w:rsidP="00000000" w:rsidRDefault="00000000" w:rsidRPr="00000000" w14:paraId="000000FE">
      <w:pPr>
        <w:spacing w:after="120" w:lineRule="auto"/>
        <w:rPr/>
      </w:pPr>
      <w:r>
        <w:rPr>
          <w:rtl w:val="0"/>
        </w:rPr>
        <w:t xml:space="preserve">Transitioners are powerful. Short-term visitors who are still employed but exploring the transition can bring domain expertise, fresh perspectives, and energy to the house.</w:t>
      </w:r>
    </w:p>
    <w:p w:rsidR="00000000" w:rsidDel="00000000" w:rsidP="00000000" w:rsidRDefault="00000000" w:rsidRPr="00000000" w14:paraId="000000FF">
      <w:pPr>
        <w:spacing w:after="60" w:lineRule="auto"/>
        <w:rPr/>
      </w:pPr>
      <w:r>
        <w:rPr>
          <w:rtl w:val="0"/>
        </w:rPr>
      </w:r>
    </w:p>
    <w:p w:rsidR="00000000" w:rsidDel="00000000" w:rsidP="00000000" w:rsidRDefault="00000000" w:rsidRPr="00000000" w14:paraId="00000100">
      <w:pPr>
        <w:spacing w:after="120" w:lineRule="auto"/>
        <w:rPr/>
      </w:pPr>
      <w:r>
        <w:rPr>
          <w:b w:val="1"/>
          <w:bCs w:val="1"/>
          <w:rtl w:val="0"/>
        </w:rPr>
        <w:t xml:space="preserve">But transitioners must be carefully curated. They cannot become random networking guests.</w:t>
      </w:r>
      <w:r>
        <w:rPr>
          <w:rtl w:val="0"/>
        </w:rPr>
      </w:r>
    </w:p>
    <w:p w:rsidR="00000000" w:rsidDel="00000000" w:rsidP="00000000" w:rsidRDefault="00000000" w:rsidRPr="00000000" w14:paraId="00000101">
      <w:pPr>
        <w:spacing w:after="60" w:lineRule="auto"/>
        <w:rPr/>
      </w:pPr>
      <w:r>
        <w:rPr>
          <w:rtl w:val="0"/>
        </w:rPr>
      </w:r>
    </w:p>
    <w:p w:rsidR="00000000" w:rsidDel="00000000" w:rsidP="00000000" w:rsidRDefault="00000000" w:rsidRPr="00000000" w14:paraId="00000102">
      <w:pPr>
        <w:spacing w:after="120" w:lineRule="auto"/>
        <w:rPr/>
      </w:pPr>
      <w:r>
        <w:rPr>
          <w:rtl w:val="0"/>
        </w:rPr>
        <w:t xml:space="preserve">Operational rules: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Transitioners must have a clear builder profile and genuine transition intent</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del w:id="152" w:author="Perplexity Computer" w:date="2026-03-09T14:00:00Z">
        <w:r>
          <w:rPr>
            <w:rFonts w:ascii="Arial" w:cs="Arial" w:eastAsia="Arial" w:hAnsi="Arial"/>
            <w:b w:val="0"/>
            <w:bCs w:val="0"/>
            <w:i w:val="0"/>
            <w:iCs w:val="0"/>
            <w:smallCaps w:val="0"/>
            <w:strike w:val="0"/>
            <w:color w:val="000000"/>
            <w:sz w:val="22"/>
            <w:szCs w:val="22"/>
            <w:u w:val="none"/>
            <w:shd w:fill="auto" w:val="clear"/>
            <w:vertAlign w:val="baseline"/>
            <w:rtl w:val="0"/>
          </w:rPr>
          <w:delText xml:space="preserve">Healthy ratio must be maintained: the six-week builders must remain the center of gravity</w:delText>
        </w:r>
      </w:del>
      <w:ins w:id="153" w:author="Perplexity Computer" w:date="2026-03-09T14:00:00Z">
        <w:r>
          <w:rPr>
            <w:rFonts w:ascii="Arial" w:cs="Arial" w:eastAsia="Arial" w:hAnsi="Arial"/>
            <w:b w:val="0"/>
            <w:bCs w:val="0"/>
            <w:i w:val="0"/>
            <w:iCs w:val="0"/>
            <w:smallCaps w:val="0"/>
            <w:strike w:val="0"/>
            <w:color w:val="000000"/>
            <w:sz w:val="22"/>
            <w:szCs w:val="22"/>
            <w:u w:val="none"/>
            <w:shd w:fill="auto" w:val="clear"/>
            <w:vertAlign w:val="baseline"/>
            <w:rtl w:val="0"/>
          </w:rPr>
          <w:t xml:space="preserve">Healthy ratio must be maintained: The Residency teams must remain the center of gravity</w:t>
        </w:r>
      </w:ins>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Visitors plug into the rhythm of the house. They do not disrupt it.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 one enters the house who is not actively building or seriously exploring building</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If a transitioner destabilizes the resident builders, the curation failed</w:t>
      </w:r>
    </w:p>
    <w:p w:rsidR="00000000" w:rsidDel="00000000" w:rsidP="00000000" w:rsidRDefault="00000000" w:rsidRPr="00000000" w14:paraId="00000108">
      <w:pPr>
        <w:spacing w:after="60" w:lineRule="auto"/>
        <w:rPr/>
      </w:pPr>
      <w:r>
        <w:rPr>
          <w:rtl w:val="0"/>
        </w:rPr>
      </w:r>
    </w:p>
    <w:p w:rsidR="00000000" w:rsidDel="00000000" w:rsidP="00000000" w:rsidRDefault="00000000" w:rsidRPr="00000000" w14:paraId="00000109">
      <w:pPr>
        <w:spacing w:after="120" w:lineRule="auto"/>
        <w:rPr/>
      </w:pPr>
      <w:r>
        <w:rPr>
          <w:rtl w:val="0"/>
        </w:rPr>
        <w:t xml:space="preserve">One dedicated room for short-term transitioners. That is it. The house exists for the residents. Transitioners are a strategic input, not an audience.</w:t>
      </w:r>
    </w:p>
    <w:p w:rsidR="00000000" w:rsidDel="00000000" w:rsidP="00000000" w:rsidRDefault="00000000" w:rsidRPr="00000000" w14:paraId="0000010A">
      <w:pPr>
        <w:spacing w:after="60" w:lineRule="auto"/>
        <w:rPr/>
      </w:pPr>
      <w:r>
        <w:rPr>
          <w:rtl w:val="0"/>
        </w:rPr>
      </w:r>
    </w:p>
    <w:p w:rsidR="00000000" w:rsidDel="00000000" w:rsidP="00000000" w:rsidRDefault="00000000" w:rsidRPr="00000000" w14:paraId="0000010B">
      <w:pPr>
        <w:pStyle w:val="Heading2"/>
        <w:rPr/>
      </w:pPr>
      <w:r>
        <w:rPr>
          <w:rtl w:val="0"/>
        </w:rPr>
        <w:t xml:space="preserve">Build Culture</w:t>
      </w:r>
    </w:p>
    <w:p w:rsidR="00000000" w:rsidDel="00000000" w:rsidP="00000000" w:rsidRDefault="00000000" w:rsidRPr="00000000" w14:paraId="0000010C">
      <w:pPr>
        <w:spacing w:after="120" w:lineRule="auto"/>
        <w:rPr/>
      </w:pPr>
      <w:r>
        <w:rPr>
          <w:rtl w:val="0"/>
        </w:rPr>
        <w:t xml:space="preserve">The culture of the house must feel anti-corporate and builder-first. Not polished panels. Not networking mixers. Not conference theater.</w:t>
      </w:r>
    </w:p>
    <w:p w:rsidR="00000000" w:rsidDel="00000000" w:rsidP="00000000" w:rsidRDefault="00000000" w:rsidRPr="00000000" w14:paraId="0000010D">
      <w:pPr>
        <w:spacing w:after="60" w:lineRule="auto"/>
        <w:rPr/>
      </w:pPr>
      <w:r>
        <w:rPr>
          <w:rtl w:val="0"/>
        </w:rPr>
      </w:r>
    </w:p>
    <w:p w:rsidR="00000000" w:rsidDel="00000000" w:rsidP="00000000" w:rsidRDefault="00000000" w:rsidRPr="00000000" w14:paraId="0000010E">
      <w:pPr>
        <w:spacing w:after="120" w:lineRule="auto"/>
        <w:rPr/>
      </w:pPr>
      <w:r>
        <w:rPr>
          <w:rtl w:val="0"/>
        </w:rPr>
        <w:t xml:space="preserve">The source philosophy is explicit: founder communities fail when they become polished events with speakers on stage, carefully planned agendas, and audience dynamics. People sit. They listen. They clap. Very few companies start in that environment.</w:t>
      </w:r>
    </w:p>
    <w:p w:rsidR="00000000" w:rsidDel="00000000" w:rsidP="00000000" w:rsidRDefault="00000000" w:rsidRPr="00000000" w14:paraId="0000010F">
      <w:pPr>
        <w:spacing w:after="60" w:lineRule="auto"/>
        <w:rPr/>
      </w:pPr>
      <w:r>
        <w:rPr>
          <w:rtl w:val="0"/>
        </w:rPr>
      </w:r>
    </w:p>
    <w:p w:rsidR="00000000" w:rsidDel="00000000" w:rsidP="00000000" w:rsidRDefault="00000000" w:rsidRPr="00000000" w14:paraId="00000110">
      <w:pPr>
        <w:spacing w:after="120" w:lineRule="auto"/>
        <w:rPr/>
      </w:pPr>
      <w:r>
        <w:rPr>
          <w:rtl w:val="0"/>
        </w:rPr>
        <w:t xml:space="preserve">Companies form in messy environments. The PayPal Mafia, early YC batches, and hacker houses connected to Coinbase and Ramp were not polished conferences. They were messy spaces where people argued about ideas, worked late together, debated technical problems, and built prototypes on the spot.</w:t>
      </w:r>
    </w:p>
    <w:p w:rsidR="00000000" w:rsidDel="00000000" w:rsidP="00000000" w:rsidRDefault="00000000" w:rsidRPr="00000000" w14:paraId="00000111">
      <w:pPr>
        <w:spacing w:after="60" w:lineRule="auto"/>
        <w:rPr/>
      </w:pPr>
      <w:r>
        <w:rPr>
          <w:rtl w:val="0"/>
        </w:rPr>
      </w:r>
    </w:p>
    <w:p w:rsidR="00000000" w:rsidDel="00000000" w:rsidP="00000000" w:rsidRDefault="00000000" w:rsidRPr="00000000" w14:paraId="00000112">
      <w:pPr>
        <w:spacing w:after="120" w:lineRule="auto"/>
        <w:rPr/>
      </w:pPr>
      <w:commentRangeStart w:id="5"/>
      <w:r>
        <w:rPr>
          <w:b w:val="1"/>
          <w:bCs w:val="1"/>
          <w:rtl w:val="0"/>
        </w:rPr>
        <w:t xml:space="preserve">OnlyExit should feel less like a conference and more like a room where ambitious builders accidentally start companies.</w:t>
      </w:r>
      <w:commentRangeEnd w:id="5"/>
      <w:r>
        <w:commentReference w:id="5"/>
      </w:r>
      <w:r>
        <w:rPr>
          <w:rtl w:val="0"/>
        </w:rPr>
      </w:r>
    </w:p>
    <w:p w:rsidR="00000000" w:rsidDel="00000000" w:rsidP="00000000" w:rsidRDefault="00000000" w:rsidRPr="00000000" w14:paraId="00000113">
      <w:pPr>
        <w:spacing w:after="60" w:lineRule="auto"/>
        <w:rPr/>
      </w:pPr>
      <w:r>
        <w:rPr>
          <w:rtl w:val="0"/>
        </w:rPr>
      </w:r>
    </w:p>
    <w:p w:rsidR="00000000" w:rsidDel="00000000" w:rsidP="00000000" w:rsidRDefault="00000000" w:rsidRPr="00000000" w14:paraId="00000114">
      <w:pPr>
        <w:spacing w:after="120" w:lineRule="auto"/>
        <w:rPr/>
      </w:pPr>
      <w:r>
        <w:rPr>
          <w:rtl w:val="0"/>
        </w:rPr>
        <w:t xml:space="preserve">Design cues: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Whiteboards everywhere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Late-night problem solving</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Shared workspaces with builder energy</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Terminal vibe, slightly underground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High agency, slightly chaotic</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Radical transparency about progress and failures</w:t>
      </w:r>
    </w:p>
    <w:p w:rsidR="00000000" w:rsidDel="00000000" w:rsidP="00000000" w:rsidRDefault="00000000" w:rsidRPr="00000000" w14:paraId="0000011B">
      <w:pPr>
        <w:spacing w:after="60" w:lineRule="auto"/>
        <w:rPr/>
      </w:pPr>
      <w:r>
        <w:rPr>
          <w:rtl w:val="0"/>
        </w:rPr>
      </w:r>
    </w:p>
    <w:p w:rsidR="00000000" w:rsidDel="00000000" w:rsidP="00000000" w:rsidRDefault="00000000" w:rsidRPr="00000000" w14:paraId="0000011C">
      <w:pPr>
        <w:spacing w:after="120" w:lineRule="auto"/>
        <w:rPr/>
      </w:pPr>
      <w:r>
        <w:rPr>
          <w:rtl w:val="0"/>
        </w:rPr>
        <w:t xml:space="preserve">If the environment feels too polished, people assume it is marketing-driven. If it feels slightly raw, it signals something else: builders are actually working here. That attracts serious people.</w:t>
      </w:r>
    </w:p>
    <w:p w:rsidR="00000000" w:rsidDel="00000000" w:rsidP="00000000" w:rsidRDefault="00000000" w:rsidRPr="00000000" w14:paraId="00B00020">
      <w:pPr>
        <w:spacing w:after="60" w:lineRule="auto"/>
        <w:rPr/>
      </w:pPr>
      <w:ins w:id="112" w:author="Perplexity Computer" w:date="2026-03-09T14:00:00Z">
        <w:r>
          <w:rPr>
            <w:rtl w:val="0"/>
          </w:rPr>
        </w:r>
      </w:ins>
    </w:p>
    <w:p w:rsidR="00000000" w:rsidDel="00000000" w:rsidP="00000000" w:rsidRDefault="00000000" w:rsidRPr="00000000" w14:paraId="00B00021">
      <w:pPr>
        <w:pStyle w:val="Heading2"/>
        <w:rPr/>
      </w:pPr>
      <w:ins w:id="113" w:author="Perplexity Computer" w:date="2026-03-09T14:00:00Z">
        <w:r>
          <w:rPr>
            <w:rtl w:val="0"/>
          </w:rPr>
          <w:t xml:space="preserve">The Frontier Filter</w:t>
        </w:r>
      </w:ins>
    </w:p>
    <w:p w:rsidR="00000000" w:rsidDel="00000000" w:rsidP="00000000" w:rsidRDefault="00000000" w:rsidRPr="00000000" w14:paraId="00B00022">
      <w:pPr>
        <w:spacing w:after="120" w:lineRule="auto"/>
        <w:rPr/>
      </w:pPr>
      <w:ins w:id="114" w:author="Perplexity Computer" w:date="2026-03-09T14:00:00Z">
        <w:r>
          <w:rPr>
            <w:rtl w:val="0"/>
          </w:rPr>
          <w:t xml:space="preserve">OnlyExit only accepts teams working on frontier problems. Not every hard problem qualifies. Not every AI company qualifies. The filter has two zones:</w:t>
        </w:r>
      </w:ins>
    </w:p>
    <w:p w:rsidR="00000000" w:rsidDel="00000000" w:rsidP="00000000" w:rsidRDefault="00000000" w:rsidRPr="00000000" w14:paraId="00B00023">
      <w:pPr>
        <w:spacing w:after="60" w:lineRule="auto"/>
        <w:rPr/>
      </w:pPr>
      <w:ins w:id="115" w:author="Perplexity Computer" w:date="2026-03-09T14:00:00Z">
        <w:r>
          <w:rPr>
            <w:rtl w:val="0"/>
          </w:rPr>
        </w:r>
      </w:ins>
    </w:p>
    <w:p w:rsidR="00000000" w:rsidDel="00000000" w:rsidP="00000000" w:rsidRDefault="00000000" w:rsidRPr="00000000" w14:paraId="00B00024">
      <w:pPr>
        <w:spacing w:after="120" w:lineRule="auto"/>
        <w:rPr/>
      </w:pPr>
      <w:ins w:id="116" w:author="Perplexity Computer" w:date="2026-03-09T14:00:00Z">
        <w:r>
          <w:rPr>
            <w:rtl w:val="0"/>
          </w:rPr>
          <w:t xml:space="preserve">Zone 1: The Integration Frontier. Problems where AI can theoretically perform the task, but practically cannot due to regulatory requirements, safety constraints, liability chains, or institutional trust barriers. Healthcare diagnostics that require human accountability. Financial systems where an error means someone loses their house. Infrastructure where failure means physical harm. AI has the capability. The world has not built the trust, compliance, or integration layer yet. That layer is the product.</w:t>
        </w:r>
      </w:ins>
    </w:p>
    <w:p w:rsidR="00000000" w:rsidDel="00000000" w:rsidP="00000000" w:rsidRDefault="00000000" w:rsidRPr="00000000" w14:paraId="00B00025">
      <w:pPr>
        <w:spacing w:after="60" w:lineRule="auto"/>
        <w:rPr/>
      </w:pPr>
      <w:ins w:id="117" w:author="Perplexity Computer" w:date="2026-03-09T14:00:00Z">
        <w:r>
          <w:rPr>
            <w:rtl w:val="0"/>
          </w:rPr>
        </w:r>
      </w:ins>
    </w:p>
    <w:p w:rsidR="00000000" w:rsidDel="00000000" w:rsidP="00000000" w:rsidRDefault="00000000" w:rsidRPr="00000000" w14:paraId="00B00026">
      <w:pPr>
        <w:spacing w:after="120" w:lineRule="auto"/>
        <w:rPr/>
      </w:pPr>
      <w:ins w:id="118" w:author="Perplexity Computer" w:date="2026-03-09T14:00:00Z">
        <w:r>
          <w:rPr>
            <w:rtl w:val="0"/>
          </w:rPr>
          <w:t xml:space="preserve">Zone 2: The Systems Frontier. Problems where AI cannot operate in its current form and will require highly innovative thinking to even make inroads. Defense. Deeptech. Construction logistics. Supply chain orchestration across unreliable partners. Community-level coordination where context changes every hour. These problems need builders who understand systems, not builders who understand prompts.</w:t>
        </w:r>
      </w:ins>
    </w:p>
    <w:p w:rsidR="00000000" w:rsidDel="00000000" w:rsidP="00000000" w:rsidRDefault="00000000" w:rsidRPr="00000000" w14:paraId="00B00027">
      <w:pPr>
        <w:spacing w:after="60" w:lineRule="auto"/>
        <w:rPr/>
      </w:pPr>
      <w:ins w:id="119" w:author="Perplexity Computer" w:date="2026-03-09T14:00:00Z">
        <w:r>
          <w:rPr>
            <w:rtl w:val="0"/>
          </w:rPr>
        </w:r>
      </w:ins>
    </w:p>
    <w:p w:rsidR="00000000" w:rsidDel="00000000" w:rsidP="00000000" w:rsidRDefault="00000000" w:rsidRPr="00000000" w14:paraId="00B00028">
      <w:pPr>
        <w:spacing w:after="120" w:lineRule="auto"/>
        <w:rPr/>
      </w:pPr>
      <w:ins w:id="120" w:author="Perplexity Computer" w:date="2026-03-09T14:00:00Z">
        <w:r>
          <w:rPr>
            <w:rtl w:val="0"/>
          </w:rPr>
          <w:t xml:space="preserve">The complexity thesis. Most accelerators optimize for simplicity. Simple product, simple market, simple pitch. We optimize for complexity. AI now enables early-stage companies to take on problems that previously required 50-person engineering teams. The frontier is complex by definition. If the problem were simple, it would already be solved, or AI would solve it next quarter.</w:t>
        </w:r>
      </w:ins>
    </w:p>
    <w:p w:rsidR="00000000" w:rsidDel="00000000" w:rsidP="00000000" w:rsidRDefault="00000000" w:rsidRPr="00000000" w14:paraId="00B00029">
      <w:pPr>
        <w:spacing w:after="60" w:lineRule="auto"/>
        <w:rPr/>
      </w:pPr>
      <w:ins w:id="121" w:author="Perplexity Computer" w:date="2026-03-09T14:00:00Z">
        <w:r>
          <w:rPr>
            <w:rtl w:val="0"/>
          </w:rPr>
        </w:r>
      </w:ins>
    </w:p>
    <w:p w:rsidR="00000000" w:rsidDel="00000000" w:rsidP="00000000" w:rsidRDefault="00000000" w:rsidRPr="00000000" w14:paraId="00B0002A">
      <w:pPr>
        <w:spacing w:after="120" w:lineRule="auto"/>
        <w:rPr/>
      </w:pPr>
      <w:ins w:id="122" w:author="Perplexity Computer" w:date="2026-03-09T14:00:00Z">
        <w:r>
          <w:rPr>
            <w:rtl w:val="0"/>
          </w:rPr>
          <w:t xml:space="preserve">What does not qualify: AI wrappers. Thin layers on top of foundation models. Products that exist because GPT-4 is cool, not because a real problem demands a solution. If Claude can ship your product as a feature update next Tuesday, this is not the place.</w:t>
        </w:r>
      </w:ins>
    </w:p>
    <w:p w:rsidR="00000000" w:rsidDel="00000000" w:rsidP="00000000" w:rsidRDefault="00000000" w:rsidRPr="00000000" w14:paraId="00B0002B">
      <w:pPr>
        <w:spacing w:after="60" w:lineRule="auto"/>
        <w:rPr/>
      </w:pPr>
      <w:ins w:id="123" w:author="Perplexity Computer" w:date="2026-03-09T14:00:00Z">
        <w:r>
          <w:rPr>
            <w:rtl w:val="0"/>
          </w:rPr>
        </w:r>
      </w:ins>
    </w:p>
    <w:p w:rsidR="00000000" w:rsidDel="00000000" w:rsidP="00000000" w:rsidRDefault="00000000" w:rsidRPr="00000000" w14:paraId="00B0002C">
      <w:pPr>
        <w:spacing w:after="120" w:lineRule="auto"/>
        <w:rPr/>
      </w:pPr>
      <w:ins w:id="124" w:author="Perplexity Computer" w:date="2026-03-09T14:00:00Z">
        <w:r>
          <w:rPr>
            <w:rtl w:val="0"/>
          </w:rPr>
          <w:t xml:space="preserve">What might surprise people: Consumer apps and social media CAN be frontier problems. If you are building a social platform that requires solving real-time trust and safety at scale, or a consumer product that demands novel human-computer interaction nobody has figured out, that is frontier. The filter is difficulty and genuine novelty, not vertical.</w:t>
        </w:r>
      </w:ins>
    </w:p>
    <w:p w:rsidR="00000000" w:rsidDel="00000000" w:rsidP="00000000" w:rsidRDefault="00000000" w:rsidRPr="00000000" w14:paraId="00B0002D">
      <w:pPr>
        <w:spacing w:after="60" w:lineRule="auto"/>
        <w:rPr/>
      </w:pPr>
      <w:ins w:id="125" w:author="Perplexity Computer" w:date="2026-03-09T14:00:00Z">
        <w:r>
          <w:rPr>
            <w:rtl w:val="0"/>
          </w:rPr>
        </w:r>
      </w:ins>
    </w:p>
    <w:p w:rsidR="00000000" w:rsidDel="00000000" w:rsidP="00000000" w:rsidRDefault="00000000" w:rsidRPr="00000000" w14:paraId="00B0002E">
      <w:pPr>
        <w:spacing w:after="120" w:lineRule="auto"/>
        <w:rPr/>
      </w:pPr>
      <w:ins w:id="126" w:author="Perplexity Computer" w:date="2026-03-09T14:00:00Z">
        <w:r>
          <w:rPr>
            <w:rtl w:val="0"/>
          </w:rPr>
          <w:t xml:space="preserve">OnlyExit will publish this framework on its website. Applicants should be able to self-select before they ever fill out a form. If you read the thesis and think that is not me, the filter worked.</w:t>
        </w:r>
      </w:ins>
    </w:p>
    <w:p w:rsidR="00000000" w:rsidDel="00000000" w:rsidP="00000000" w:rsidRDefault="00000000" w:rsidRPr="00000000" w14:paraId="0000011D">
      <w:pPr>
        <w:spacing w:after="60" w:lineRule="auto"/>
        <w:rPr/>
      </w:pPr>
      <w:r>
        <w:rPr>
          <w:rtl w:val="0"/>
        </w:rPr>
      </w:r>
    </w:p>
    <w:p w:rsidR="00000000" w:rsidDel="00000000" w:rsidP="00000000" w:rsidRDefault="00000000" w:rsidRPr="00000000" w14:paraId="0000011E">
      <w:pPr>
        <w:pStyle w:val="Heading2"/>
        <w:rPr/>
      </w:pPr>
      <w:r>
        <w:rPr>
          <w:rtl w:val="0"/>
        </w:rPr>
        <w:t xml:space="preserve">Weekly Rituals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Public weekly progress reviews.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Each team presents product progress, customer feedback, key metrics. Public accountability creates social pressure to ship.</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Builder transparency sessions.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Operators expose real work, real problems, real numbers. When ambitious builders show each other their real work, people stop performing and start collaborating.</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Demo sessions at cycle end.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Teams present to investors and advisors. Then everyone leaves.</w:t>
      </w:r>
    </w:p>
    <w:p w:rsidR="00000000" w:rsidDel="00000000" w:rsidP="00000000" w:rsidRDefault="00000000" w:rsidRPr="00000000" w14:paraId="00000122">
      <w:pPr>
        <w:rPr/>
      </w:pPr>
      <w:r>
        <w:br w:type="page"/>
      </w:r>
      <w:r>
        <w:rPr>
          <w:rtl w:val="0"/>
        </w:rPr>
      </w:r>
    </w:p>
    <w:p w:rsidR="00000000" w:rsidDel="00000000" w:rsidP="00000000" w:rsidRDefault="00000000" w:rsidRPr="00000000" w14:paraId="00000123">
      <w:pPr>
        <w:pStyle w:val="Heading1"/>
        <w:rPr/>
      </w:pPr>
      <w:r>
        <w:rPr>
          <w:rtl w:val="0"/>
        </w:rPr>
        <w:t xml:space="preserve">10. The First 100 Members</w:t>
      </w:r>
    </w:p>
    <w:p w:rsidR="00000000" w:rsidDel="00000000" w:rsidP="00000000" w:rsidRDefault="00000000" w:rsidRPr="00000000" w14:paraId="00000124">
      <w:pPr>
        <w:spacing w:after="60" w:lineRule="auto"/>
        <w:rPr/>
      </w:pPr>
      <w:r>
        <w:rPr>
          <w:rtl w:val="0"/>
        </w:rPr>
      </w:r>
    </w:p>
    <w:p w:rsidR="00000000" w:rsidDel="00000000" w:rsidP="00000000" w:rsidRDefault="00000000" w:rsidRPr="00000000" w14:paraId="00000125">
      <w:pPr>
        <w:spacing w:after="120" w:lineRule="auto"/>
        <w:rPr/>
      </w:pPr>
      <w:r>
        <w:rPr>
          <w:b w:val="1"/>
          <w:bCs w:val="1"/>
          <w:rtl w:val="0"/>
        </w:rPr>
        <w:t xml:space="preserve">The first 50–100 people will determine whether OnlyExit becomes legendary or generic startup sludge.</w:t>
      </w:r>
      <w:r>
        <w:rPr>
          <w:rtl w:val="0"/>
        </w:rPr>
      </w:r>
    </w:p>
    <w:p w:rsidR="00000000" w:rsidDel="00000000" w:rsidP="00000000" w:rsidRDefault="00000000" w:rsidRPr="00000000" w14:paraId="00000126">
      <w:pPr>
        <w:spacing w:after="60" w:lineRule="auto"/>
        <w:rPr/>
      </w:pPr>
      <w:r>
        <w:rPr>
          <w:rtl w:val="0"/>
        </w:rPr>
      </w:r>
    </w:p>
    <w:p w:rsidR="00000000" w:rsidDel="00000000" w:rsidP="00000000" w:rsidRDefault="00000000" w:rsidRPr="00000000" w14:paraId="00000127">
      <w:pPr>
        <w:spacing w:after="120" w:lineRule="auto"/>
        <w:rPr/>
      </w:pPr>
      <w:r>
        <w:rPr>
          <w:rtl w:val="0"/>
        </w:rPr>
        <w:t xml:space="preserve">This is not a growth preference. It is existential. Every elite network in tech history was defined by its first small cluster of members, not its scale.</w:t>
      </w:r>
    </w:p>
    <w:p w:rsidR="00000000" w:rsidDel="00000000" w:rsidP="00000000" w:rsidRDefault="00000000" w:rsidRPr="00000000" w14:paraId="00000128">
      <w:pPr>
        <w:spacing w:after="60" w:lineRule="auto"/>
        <w:rPr/>
      </w:pPr>
      <w:r>
        <w:rPr>
          <w:rtl w:val="0"/>
        </w:rPr>
      </w:r>
    </w:p>
    <w:p w:rsidR="00000000" w:rsidDel="00000000" w:rsidP="00000000" w:rsidRDefault="00000000" w:rsidRPr="00000000" w14:paraId="00000129">
      <w:pPr>
        <w:spacing w:after="120" w:lineRule="auto"/>
        <w:rPr/>
      </w:pPr>
      <w:r>
        <w:rPr>
          <w:rtl w:val="0"/>
        </w:rPr>
        <w:t xml:space="preserve">Y Combinator: the first few batches included founders who later built Airbnb and Stripe. Those founders became the cultural backbone of YC.</w:t>
      </w:r>
    </w:p>
    <w:p w:rsidR="00000000" w:rsidDel="00000000" w:rsidP="00000000" w:rsidRDefault="00000000" w:rsidRPr="00000000" w14:paraId="0000012A">
      <w:pPr>
        <w:spacing w:after="120" w:lineRule="auto"/>
        <w:rPr/>
      </w:pPr>
      <w:r>
        <w:rPr>
          <w:rtl w:val="0"/>
        </w:rPr>
        <w:t xml:space="preserve">PayPal Mafia: a tiny group of maybe 20–30 people leaving PayPal later created Tesla, LinkedIn, Palantir, and YouTube. That group shaped Silicon Valley for decades.</w:t>
      </w:r>
    </w:p>
    <w:p w:rsidR="00000000" w:rsidDel="00000000" w:rsidP="00000000" w:rsidRDefault="00000000" w:rsidRPr="00000000" w14:paraId="0000012B">
      <w:pPr>
        <w:spacing w:after="60" w:lineRule="auto"/>
        <w:rPr/>
      </w:pPr>
      <w:r>
        <w:rPr>
          <w:rtl w:val="0"/>
        </w:rPr>
      </w:r>
    </w:p>
    <w:p w:rsidR="00000000" w:rsidDel="00000000" w:rsidP="00000000" w:rsidRDefault="00000000" w:rsidRPr="00000000" w14:paraId="0000012C">
      <w:pPr>
        <w:spacing w:after="120" w:lineRule="auto"/>
        <w:rPr/>
      </w:pPr>
      <w:r>
        <w:rPr>
          <w:rtl w:val="0"/>
        </w:rPr>
        <w:t xml:space="preserve">In communities like OnlyExit, the early participants determine: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talent level</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ambition level</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cultural norms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the brand becomes aspirational or forgettable</w:t>
      </w:r>
    </w:p>
    <w:p w:rsidR="00000000" w:rsidDel="00000000" w:rsidP="00000000" w:rsidRDefault="00000000" w:rsidRPr="00000000" w14:paraId="00000131">
      <w:pPr>
        <w:spacing w:after="60" w:lineRule="auto"/>
        <w:rPr/>
      </w:pPr>
      <w:r>
        <w:rPr>
          <w:rtl w:val="0"/>
        </w:rPr>
      </w:r>
    </w:p>
    <w:p w:rsidR="00000000" w:rsidDel="00000000" w:rsidP="00000000" w:rsidRDefault="00000000" w:rsidRPr="00000000" w14:paraId="00000132">
      <w:pPr>
        <w:pStyle w:val="Heading2"/>
        <w:rPr/>
      </w:pPr>
      <w:r>
        <w:rPr>
          <w:rtl w:val="0"/>
        </w:rPr>
        <w:t xml:space="preserve">Two Possible Futures</w:t>
      </w:r>
    </w:p>
    <w:p w:rsidR="00000000" w:rsidDel="00000000" w:rsidP="00000000" w:rsidRDefault="00000000" w:rsidRPr="00000000" w14:paraId="00000133">
      <w:pPr>
        <w:spacing w:after="60" w:lineRule="auto"/>
        <w:rPr/>
      </w:pPr>
      <w:r>
        <w:rPr>
          <w:rtl w:val="0"/>
        </w:rPr>
      </w:r>
    </w:p>
    <w:p w:rsidR="00000000" w:rsidDel="00000000" w:rsidP="00000000" w:rsidRDefault="00000000" w:rsidRPr="00000000" w14:paraId="00000134">
      <w:pPr>
        <w:spacing w:after="120" w:lineRule="auto"/>
        <w:rPr/>
      </w:pPr>
      <w:r>
        <w:rPr>
          <w:b w:val="1"/>
          <w:bCs w:val="1"/>
          <w:rtl w:val="0"/>
        </w:rPr>
        <w:t xml:space="preserve">Version A:</w:t>
      </w:r>
      <w:r>
        <w:rPr>
          <w:rtl w:val="0"/>
        </w:rPr>
      </w:r>
    </w:p>
    <w:p w:rsidR="00000000" w:rsidDel="00000000" w:rsidP="00000000" w:rsidRDefault="00000000" w:rsidRPr="00000000" w14:paraId="00000135">
      <w:pPr>
        <w:spacing w:after="120" w:lineRule="auto"/>
        <w:rPr/>
      </w:pPr>
      <w:r>
        <w:rPr>
          <w:rtl w:val="0"/>
        </w:rPr>
        <w:t xml:space="preserve">First 100 members include operators from Google, Amazon, Meta, and Stripe. They start companies. Those companies raise venture funding. Soon the narrative becomes: "Many founders started at OnlyExit." That reputation compounds.</w:t>
      </w:r>
    </w:p>
    <w:p w:rsidR="00000000" w:rsidDel="00000000" w:rsidP="00000000" w:rsidRDefault="00000000" w:rsidRPr="00000000" w14:paraId="00000136">
      <w:pPr>
        <w:spacing w:after="60" w:lineRule="auto"/>
        <w:rPr/>
      </w:pPr>
      <w:r>
        <w:rPr>
          <w:rtl w:val="0"/>
        </w:rPr>
      </w:r>
    </w:p>
    <w:p w:rsidR="00000000" w:rsidDel="00000000" w:rsidP="00000000" w:rsidRDefault="00000000" w:rsidRPr="00000000" w14:paraId="00000137">
      <w:pPr>
        <w:spacing w:after="120" w:lineRule="auto"/>
        <w:rPr/>
      </w:pPr>
      <w:r>
        <w:rPr>
          <w:b w:val="1"/>
          <w:bCs w:val="1"/>
          <w:rtl w:val="0"/>
        </w:rPr>
        <w:t xml:space="preserve">Version B:</w:t>
      </w:r>
      <w:r>
        <w:rPr>
          <w:rtl w:val="0"/>
        </w:rPr>
      </w:r>
    </w:p>
    <w:p w:rsidR="00000000" w:rsidDel="00000000" w:rsidP="00000000" w:rsidRDefault="00000000" w:rsidRPr="00000000" w14:paraId="00000138">
      <w:pPr>
        <w:spacing w:after="120" w:lineRule="auto"/>
        <w:rPr/>
      </w:pPr>
      <w:r>
        <w:rPr>
          <w:rtl w:val="0"/>
        </w:rPr>
        <w:t xml:space="preserve">First 100 members include aspiring founders, consultants, casual networkers, and influencers. The brand becomes another startup event group. Once that reputation forms, it is almost impossible to reverse.</w:t>
      </w:r>
    </w:p>
    <w:p w:rsidR="00000000" w:rsidDel="00000000" w:rsidP="00000000" w:rsidRDefault="00000000" w:rsidRPr="00000000" w14:paraId="00000139">
      <w:pPr>
        <w:spacing w:after="60" w:lineRule="auto"/>
        <w:rPr/>
      </w:pPr>
      <w:r>
        <w:rPr>
          <w:rtl w:val="0"/>
        </w:rPr>
      </w:r>
    </w:p>
    <w:p w:rsidR="00000000" w:rsidDel="00000000" w:rsidP="00000000" w:rsidRDefault="00000000" w:rsidRPr="00000000" w14:paraId="0000013A">
      <w:pPr>
        <w:spacing w:after="120" w:lineRule="auto"/>
        <w:rPr/>
      </w:pPr>
      <w:r>
        <w:rPr>
          <w:b w:val="1"/>
          <w:bCs w:val="1"/>
          <w:rtl w:val="0"/>
        </w:rPr>
        <w:t xml:space="preserve">Once signal drops, the brand dies.</w:t>
      </w:r>
      <w:r>
        <w:rPr>
          <w:rtl w:val="0"/>
        </w:rPr>
      </w:r>
    </w:p>
    <w:p w:rsidR="00000000" w:rsidDel="00000000" w:rsidP="00000000" w:rsidRDefault="00000000" w:rsidRPr="00000000" w14:paraId="0000013B">
      <w:pPr>
        <w:spacing w:after="60" w:lineRule="auto"/>
        <w:rPr/>
      </w:pPr>
      <w:r>
        <w:rPr>
          <w:rtl w:val="0"/>
        </w:rPr>
      </w:r>
    </w:p>
    <w:p w:rsidR="00000000" w:rsidDel="00000000" w:rsidP="00000000" w:rsidRDefault="00000000" w:rsidRPr="00000000" w14:paraId="0000013C">
      <w:pPr>
        <w:spacing w:after="120" w:lineRule="auto"/>
        <w:rPr/>
      </w:pPr>
      <w:r>
        <w:rPr>
          <w:rtl w:val="0"/>
        </w:rPr>
        <w:t xml:space="preserve">This is why elite networks grow slowly. Y Combinator initially funded very small batches. The Thiel Fellowship selects only a handful of people each year. The reason is simple: culture scales from the first members outward.</w:t>
      </w:r>
    </w:p>
    <w:p w:rsidR="00000000" w:rsidDel="00000000" w:rsidP="00000000" w:rsidRDefault="00000000" w:rsidRPr="00000000" w14:paraId="0000013D">
      <w:pPr>
        <w:spacing w:after="60" w:lineRule="auto"/>
        <w:rPr/>
      </w:pPr>
      <w:r>
        <w:rPr>
          <w:rtl w:val="0"/>
        </w:rPr>
      </w:r>
    </w:p>
    <w:p w:rsidR="00000000" w:rsidDel="00000000" w:rsidP="00000000" w:rsidRDefault="00000000" w:rsidRPr="00000000" w14:paraId="0000013E">
      <w:pPr>
        <w:spacing w:after="120" w:lineRule="auto"/>
        <w:rPr/>
      </w:pPr>
      <w:r>
        <w:rPr>
          <w:rtl w:val="0"/>
        </w:rPr>
        <w:t xml:space="preserve">OnlyExit does not need thousands of members. It needs 50–100 extremely strong builders who trust each other. If that cluster forms, the network becomes self-sustaining. The biggest mistake communities make is trying to grow fast. Elite founder networks grow like this:</w:t>
      </w:r>
    </w:p>
    <w:p w:rsidR="00000000" w:rsidDel="00000000" w:rsidP="00000000" w:rsidRDefault="00000000" w:rsidRPr="00000000" w14:paraId="0000013F">
      <w:pPr>
        <w:spacing w:after="60" w:lineRule="auto"/>
        <w:rPr/>
      </w:pPr>
      <w:r>
        <w:rPr>
          <w:rtl w:val="0"/>
        </w:rPr>
      </w:r>
    </w:p>
    <w:p w:rsidR="00000000" w:rsidDel="00000000" w:rsidP="00000000" w:rsidRDefault="00000000" w:rsidRPr="00000000" w14:paraId="00000140">
      <w:pPr>
        <w:spacing w:after="120" w:lineRule="auto"/>
        <w:ind w:left="720" w:firstLine="0"/>
        <w:rPr/>
      </w:pPr>
      <w:r>
        <w:rPr>
          <w:rFonts w:ascii="Arial Unicode MS" w:cs="Arial Unicode MS" w:eastAsia="Arial Unicode MS" w:hAnsi="Arial Unicode MS"/>
          <w:i w:val="1"/>
          <w:iCs w:val="1"/>
          <w:rtl w:val="0"/>
        </w:rPr>
        <w:t xml:space="preserve">Strong core → Reputation → Selective growth → Institution</w:t>
      </w:r>
      <w:r>
        <w:rPr>
          <w:rtl w:val="0"/>
        </w:rPr>
      </w:r>
    </w:p>
    <w:p w:rsidR="00000000" w:rsidDel="00000000" w:rsidP="00000000" w:rsidRDefault="00000000" w:rsidRPr="00000000" w14:paraId="00000141">
      <w:pPr>
        <w:spacing w:after="60" w:lineRule="auto"/>
        <w:rPr/>
      </w:pPr>
      <w:r>
        <w:rPr>
          <w:rtl w:val="0"/>
        </w:rPr>
      </w:r>
    </w:p>
    <w:p w:rsidR="00000000" w:rsidDel="00000000" w:rsidP="00000000" w:rsidRDefault="00000000" w:rsidRPr="00000000" w14:paraId="00000142">
      <w:pPr>
        <w:spacing w:after="120" w:lineRule="auto"/>
        <w:rPr/>
      </w:pPr>
      <w:r>
        <w:rPr>
          <w:rtl w:val="0"/>
        </w:rPr>
        <w:t xml:space="preserve">This principle affects everything: admissions, programming, growth strategy, and sponsor signaling. Every decision in the first year should be filtered through one question: does this make the first 100 stronger or weaker?</w:t>
      </w:r>
    </w:p>
    <w:p w:rsidR="00000000" w:rsidDel="00000000" w:rsidP="00000000" w:rsidRDefault="00000000" w:rsidRPr="00000000" w14:paraId="00000143">
      <w:pPr>
        <w:rPr/>
      </w:pPr>
      <w:r>
        <w:br w:type="page"/>
      </w:r>
      <w:r>
        <w:rPr>
          <w:rtl w:val="0"/>
        </w:rPr>
      </w:r>
    </w:p>
    <w:p w:rsidR="00000000" w:rsidDel="00000000" w:rsidP="00000000" w:rsidRDefault="00000000" w:rsidRPr="00000000" w14:paraId="00A0000F">
      <w:pPr>
        <w:spacing w:after="60" w:lineRule="auto"/>
        <w:rPr/>
      </w:pPr>
      <w:r>
        <w:rPr>
          <w:rtl w:val="0"/>
        </w:rPr>
      </w:r>
    </w:p>
    <w:p w:rsidR="00000000" w:rsidDel="00000000" w:rsidP="00000000" w:rsidRDefault="00000000" w:rsidRPr="00000000" w14:paraId="00A00010">
      <w:pPr>
        <w:pStyle w:val="Heading2"/>
        <w:rPr/>
      </w:pPr>
      <w:r>
        <w:rPr>
          <w:rtl w:val="0"/>
        </w:rPr>
        <w:t xml:space="preserve">How to Actually Find Them</w:t>
      </w:r>
    </w:p>
    <w:p w:rsidR="00000000" w:rsidDel="00000000" w:rsidP="00000000" w:rsidRDefault="00000000" w:rsidRPr="00000000" w14:paraId="00A00011">
      <w:pPr>
        <w:spacing w:after="60" w:lineRule="auto"/>
        <w:rPr/>
      </w:pPr>
      <w:r>
        <w:rPr>
          <w:rtl w:val="0"/>
        </w:rPr>
      </w:r>
    </w:p>
    <w:p w:rsidR="00000000" w:rsidDel="00000000" w:rsidP="00000000" w:rsidRDefault="00000000" w:rsidRPr="00000000" w14:paraId="00A00012">
      <w:pPr>
        <w:spacing w:after="120" w:lineRule="auto"/>
        <w:rPr/>
      </w:pPr>
      <w:r>
        <w:rPr>
          <w:rtl w:val="0"/>
        </w:rPr>
        <w:t xml:space="preserve">The first 100 members will not come from a landing page. They will come from direct, surgical outreach into the specific channels where displaced operators congregate.</w:t>
      </w:r>
    </w:p>
    <w:p w:rsidR="00000000" w:rsidDel="00000000" w:rsidP="00000000" w:rsidRDefault="00000000" w:rsidRPr="00000000" w14:paraId="00A00013">
      <w:pPr>
        <w:spacing w:after="60" w:lineRule="auto"/>
        <w:rPr/>
      </w:pPr>
      <w:r>
        <w:rPr>
          <w:rtl w:val="0"/>
        </w:rPr>
      </w:r>
    </w:p>
    <w:p w:rsidR="00000000" w:rsidDel="00000000" w:rsidP="00000000" w:rsidRDefault="00000000" w:rsidRPr="00000000" w14:paraId="00A00014">
      <w:pPr>
        <w:spacing w:after="120" w:lineRule="auto"/>
        <w:rPr/>
      </w:pPr>
      <w:r>
        <w:rPr>
          <w:b w:val="1"/>
          <w:bCs w:val="1"/>
          <w:rtl w:val="0"/>
        </w:rPr>
        <w:t xml:space="preserve">Layoff events as high-signal pipeline. </w:t>
      </w:r>
      <w:r>
        <w:rPr>
          <w:rtl w:val="0"/>
        </w:rPr>
        <w:t xml:space="preserve">When Amazon, Meta, or Google announce layoffs, OnlyExit activates. Within 48 hours: targeted posts on LinkedIn and Blind, direct outreach to known operators in affected teams, and a dedicated “you just got laid off — here is what comes next” event. Layoff waves are the single highest-signal acquisition channel because the operators are already in transition. They do not need to be convinced to leave. They need somewhere to go.</w:t>
      </w:r>
    </w:p>
    <w:p w:rsidR="00000000" w:rsidDel="00000000" w:rsidP="00000000" w:rsidRDefault="00000000" w:rsidRPr="00000000" w14:paraId="00A00015">
      <w:pPr>
        <w:spacing w:after="60" w:lineRule="auto"/>
        <w:rPr/>
      </w:pPr>
      <w:r>
        <w:rPr>
          <w:rtl w:val="0"/>
        </w:rPr>
      </w:r>
    </w:p>
    <w:p w:rsidR="00000000" w:rsidDel="00000000" w:rsidP="00000000" w:rsidRDefault="00000000" w:rsidRPr="00000000" w14:paraId="00A00016">
      <w:pPr>
        <w:spacing w:after="120" w:lineRule="auto"/>
        <w:rPr/>
      </w:pPr>
      <w:r>
        <w:rPr>
          <w:b w:val="1"/>
          <w:bCs w:val="1"/>
          <w:rtl w:val="0"/>
        </w:rPr>
        <w:t xml:space="preserve">LinkedIn outreach at surgical scale. </w:t>
      </w:r>
      <w:r>
        <w:rPr>
          <w:rtl w:val="0"/>
        </w:rPr>
        <w:t xml:space="preserve">The target profile is specific: 4–8 years at a FAANG or late-stage startup, senior engineer to staff/principal level or equivalent product/growth role, based in Seattle. OnlyExit builds a direct outreach engine targeting these operators with a simple message: “You built systems serving millions. Now build your own.” This is not spam. It is a curated, personal invitation to a small room.</w:t>
      </w:r>
    </w:p>
    <w:p w:rsidR="00000000" w:rsidDel="00000000" w:rsidP="00000000" w:rsidRDefault="00000000" w:rsidRPr="00000000" w14:paraId="00A00017">
      <w:pPr>
        <w:spacing w:after="60" w:lineRule="auto"/>
        <w:rPr/>
      </w:pPr>
      <w:r>
        <w:rPr>
          <w:rtl w:val="0"/>
        </w:rPr>
      </w:r>
    </w:p>
    <w:p w:rsidR="00000000" w:rsidDel="00000000" w:rsidP="00000000" w:rsidRDefault="00000000" w:rsidRPr="00000000" w14:paraId="00A00018">
      <w:pPr>
        <w:spacing w:after="120" w:lineRule="auto"/>
        <w:rPr/>
      </w:pPr>
      <w:r>
        <w:rPr>
          <w:b w:val="1"/>
          <w:bCs w:val="1"/>
          <w:rtl w:val="0"/>
        </w:rPr>
        <w:t xml:space="preserve">Alumni stacking from Day 1. </w:t>
      </w:r>
      <w:del w:id="158" w:author="Perplexity Computer" w:date="2026-03-09T14:00:00Z">
        <w:r>
          <w:rPr>
            <w:rtl w:val="0"/>
          </w:rPr>
          <w:delText xml:space="preserve">Every person who passes through a weekend sprint, short residency, or build cycle becomes a recruiter. The strongest acquisition channel for elite networks is always word of mouth from people already inside. The first batch recruits the second batch. The second recruits the third. If the first batch is strong enough, the network recruits itself.</w:delText>
        </w:r>
      </w:del>
      <w:ins w:id="159" w:author="Perplexity Computer" w:date="2026-03-09T14:00:00Z">
        <w:r>
          <w:rPr>
            <w:rtl w:val="0"/>
          </w:rPr>
          <w:t xml:space="preserve">Every person who passes through an event, a Founder Collision Sprint, or The Residency becomes a recruiter. The strongest acquisition channel for elite networks is always word of mouth from people already inside. The first batch recruits the second batch. The second recruits the third. If the first batch is strong enough, the network recruits itself.</w:t>
        </w:r>
      </w:ins>
    </w:p>
    <w:p w:rsidR="00000000" w:rsidDel="00000000" w:rsidP="00000000" w:rsidRDefault="00000000" w:rsidRPr="00000000" w14:paraId="00A00019">
      <w:pPr>
        <w:spacing w:after="60" w:lineRule="auto"/>
        <w:rPr/>
      </w:pPr>
      <w:r>
        <w:rPr>
          <w:rtl w:val="0"/>
        </w:rPr>
      </w:r>
    </w:p>
    <w:p w:rsidR="00000000" w:rsidDel="00000000" w:rsidP="00000000" w:rsidRDefault="00000000" w:rsidRPr="00000000" w14:paraId="00A0001A">
      <w:pPr>
        <w:spacing w:after="120" w:lineRule="auto"/>
        <w:rPr/>
      </w:pPr>
      <w:r>
        <w:rPr>
          <w:b w:val="1"/>
          <w:bCs w:val="1"/>
          <w:rtl w:val="0"/>
        </w:rPr>
        <w:t xml:space="preserve">University of Washington as evergreen pipeline. </w:t>
      </w:r>
      <w:r>
        <w:rPr>
          <w:rtl w:val="0"/>
        </w:rPr>
        <w:t xml:space="preserve">UW’s computer science and engineering programs produce world-class technical talent, much of which gets absorbed by Amazon and Microsoft within miles of campus. OnlyExit builds a presence at UW — not as a recruiter, but as a cultural signal. Guest lectures, campus events, and the Exit Vehicle parked on campus once a month. The goal is not immediate conversion. It is brand awareness with the next generation of operators who will be ready in three to five years.</w:t>
      </w:r>
    </w:p>
    <w:p w:rsidR="00000000" w:rsidDel="00000000" w:rsidP="00000000" w:rsidRDefault="00000000" w:rsidRPr="00000000" w14:paraId="00A0001B">
      <w:pPr>
        <w:spacing w:after="60" w:lineRule="auto"/>
        <w:rPr/>
      </w:pPr>
      <w:r>
        <w:rPr>
          <w:rtl w:val="0"/>
        </w:rPr>
      </w:r>
    </w:p>
    <w:p w:rsidR="00000000" w:rsidDel="00000000" w:rsidP="00000000" w:rsidRDefault="00000000" w:rsidRPr="00000000" w14:paraId="00A0001C">
      <w:pPr>
        <w:spacing w:after="120" w:lineRule="auto"/>
        <w:rPr/>
      </w:pPr>
      <w:r>
        <w:rPr>
          <w:b w:val="1"/>
          <w:bCs w:val="1"/>
          <w:rtl w:val="0"/>
        </w:rPr>
        <w:t xml:space="preserve">Application process as quality filter. </w:t>
      </w:r>
      <w:r>
        <w:rPr>
          <w:rtl w:val="0"/>
        </w:rPr>
        <w:t xml:space="preserve">OnlyExit does not accept everyone who applies. The application requires a builder portfolio — what you shipped, what you broke, what you learned. No pitch decks. No “idea summaries.” Evidence of building. The application itself signals what the house values: execution over aspiration. This filter is non-negotiable. The moment the application becomes easy, the signal dies.</w:t>
      </w:r>
    </w:p>
    <w:p w:rsidR="00000000" w:rsidDel="00000000" w:rsidP="00000000" w:rsidRDefault="00000000" w:rsidRPr="00000000" w14:paraId="00000144">
      <w:pPr>
        <w:pStyle w:val="Heading1"/>
        <w:rPr/>
      </w:pPr>
      <w:r>
        <w:rPr>
          <w:rtl w:val="0"/>
        </w:rPr>
        <w:t xml:space="preserve">11. Why Builders Join</w:t>
      </w:r>
    </w:p>
    <w:p w:rsidR="00000000" w:rsidDel="00000000" w:rsidP="00000000" w:rsidRDefault="00000000" w:rsidRPr="00000000" w14:paraId="00000145">
      <w:pPr>
        <w:spacing w:after="60" w:lineRule="auto"/>
        <w:rPr/>
      </w:pPr>
      <w:r>
        <w:rPr>
          <w:rtl w:val="0"/>
        </w:rPr>
      </w:r>
    </w:p>
    <w:p w:rsidR="00000000" w:rsidDel="00000000" w:rsidP="00000000" w:rsidRDefault="00000000" w:rsidRPr="00000000" w14:paraId="00000146">
      <w:pPr>
        <w:spacing w:after="120" w:lineRule="auto"/>
        <w:rPr/>
      </w:pPr>
      <w:r>
        <w:rPr>
          <w:rtl w:val="0"/>
        </w:rPr>
        <w:t xml:space="preserve">Many strong operators already have professional networks. OnlyExit must offer something that cannot easily be created independently.</w:t>
      </w:r>
    </w:p>
    <w:p w:rsidR="00000000" w:rsidDel="00000000" w:rsidP="00000000" w:rsidRDefault="00000000" w:rsidRPr="00000000" w14:paraId="00000147">
      <w:pPr>
        <w:spacing w:after="60" w:lineRule="auto"/>
        <w:rPr/>
      </w:pPr>
      <w:r>
        <w:rPr>
          <w:rtl w:val="0"/>
        </w:rPr>
      </w:r>
    </w:p>
    <w:p w:rsidR="00000000" w:rsidDel="00000000" w:rsidP="00000000" w:rsidRDefault="00000000" w:rsidRPr="00000000" w14:paraId="00000148">
      <w:pPr>
        <w:pStyle w:val="Heading2"/>
        <w:rPr/>
      </w:pPr>
      <w:r>
        <w:rPr>
          <w:rtl w:val="0"/>
        </w:rPr>
        <w:t xml:space="preserve">Curated Skill Collisions</w:t>
      </w:r>
    </w:p>
    <w:p w:rsidR="00000000" w:rsidDel="00000000" w:rsidP="00000000" w:rsidRDefault="00000000" w:rsidRPr="00000000" w14:paraId="00000149">
      <w:pPr>
        <w:spacing w:after="120" w:lineRule="auto"/>
        <w:rPr/>
      </w:pPr>
      <w:r>
        <w:rPr>
          <w:rtl w:val="0"/>
        </w:rPr>
        <w:t xml:space="preserve">Startups are not created by smart individuals. They are created by skill collisions. Most hacker houses fail because they recruit for interesting personalities rather than complementary builders. A house of seven engineers, two indie hackers, and one AI researcher is talented but homogeneous. No company forms because skill overlap is too high.</w:t>
      </w:r>
    </w:p>
    <w:p w:rsidR="00000000" w:rsidDel="00000000" w:rsidP="00000000" w:rsidRDefault="00000000" w:rsidRPr="00000000" w14:paraId="0000014A">
      <w:pPr>
        <w:spacing w:after="60" w:lineRule="auto"/>
        <w:rPr/>
      </w:pPr>
      <w:r>
        <w:rPr>
          <w:rtl w:val="0"/>
        </w:rPr>
      </w:r>
    </w:p>
    <w:p w:rsidR="00000000" w:rsidDel="00000000" w:rsidP="00000000" w:rsidRDefault="00000000" w:rsidRPr="00000000" w14:paraId="0000014B">
      <w:pPr>
        <w:spacing w:after="120" w:lineRule="auto"/>
        <w:rPr/>
      </w:pPr>
      <w:r>
        <w:rPr>
          <w:rtl w:val="0"/>
        </w:rPr>
        <w:t xml:space="preserve">OnlyExit deliberately engineers skill diversity. A target composition for a 10-person house:</w:t>
      </w:r>
    </w:p>
    <w:p w:rsidR="00000000" w:rsidDel="00000000" w:rsidP="00000000" w:rsidRDefault="00000000" w:rsidRPr="00000000" w14:paraId="0000014C">
      <w:pPr>
        <w:spacing w:after="6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0"/>
        <w:gridCol w:w="2860"/>
        <w:tblGridChange w:id="0">
          <w:tblGrid>
            <w:gridCol w:w="6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14D">
            <w:pPr>
              <w:rPr/>
            </w:pPr>
            <w:r>
              <w:rPr>
                <w:b w:val="1"/>
                <w:bCs w:val="1"/>
                <w:sz w:val="20"/>
                <w:szCs w:val="20"/>
                <w:rtl w:val="0"/>
              </w:rPr>
              <w:t xml:space="preserve">Role</w:t>
            </w:r>
            <w:r>
              <w:rPr>
                <w:rtl w:val="0"/>
              </w:rPr>
            </w:r>
          </w:p>
        </w:tc>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14E">
            <w:pPr>
              <w:rPr/>
            </w:pPr>
            <w:r>
              <w:rPr>
                <w:b w:val="1"/>
                <w:bCs w:val="1"/>
                <w:sz w:val="20"/>
                <w:szCs w:val="20"/>
                <w:rtl w:val="0"/>
              </w:rPr>
              <w:t xml:space="preserve">Count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rPr/>
            </w:pPr>
            <w:r>
              <w:rPr>
                <w:sz w:val="20"/>
                <w:szCs w:val="20"/>
                <w:rtl w:val="0"/>
              </w:rPr>
              <w:t xml:space="preserve">AI / software engineers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0">
            <w:pPr>
              <w:rPr/>
            </w:pPr>
            <w:r>
              <w:rPr>
                <w:sz w:val="20"/>
                <w:szCs w:val="20"/>
                <w:rtl w:val="0"/>
              </w:rPr>
              <w:t xml:space="preserve">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1">
            <w:pPr>
              <w:rPr/>
            </w:pPr>
            <w:r>
              <w:rPr>
                <w:sz w:val="20"/>
                <w:szCs w:val="20"/>
                <w:rtl w:val="0"/>
              </w:rPr>
              <w:t xml:space="preserve">Product / systems thinkers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2">
            <w:pPr>
              <w:rPr/>
            </w:pPr>
            <w:r>
              <w:rPr>
                <w:sz w:val="20"/>
                <w:szCs w:val="20"/>
                <w:rtl w:val="0"/>
              </w:rPr>
              <w:t xml:space="preserve">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rPr/>
            </w:pPr>
            <w:r>
              <w:rPr>
                <w:sz w:val="20"/>
                <w:szCs w:val="20"/>
                <w:rtl w:val="0"/>
              </w:rPr>
              <w:t xml:space="preserve">Growth / distribution builders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4">
            <w:pPr>
              <w:rPr/>
            </w:pPr>
            <w:r>
              <w:rPr>
                <w:sz w:val="20"/>
                <w:szCs w:val="20"/>
                <w:rtl w:val="0"/>
              </w:rPr>
              <w:t xml:space="preserve">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rPr/>
            </w:pPr>
            <w:r>
              <w:rPr>
                <w:sz w:val="20"/>
                <w:szCs w:val="20"/>
                <w:rtl w:val="0"/>
              </w:rPr>
              <w:t xml:space="preserve">Operators / business builders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rPr/>
            </w:pPr>
            <w:r>
              <w:rPr>
                <w:sz w:val="20"/>
                <w:szCs w:val="20"/>
                <w:rtl w:val="0"/>
              </w:rPr>
              <w:t xml:space="preserve">2</w:t>
            </w:r>
            <w:r>
              <w:rPr>
                <w:rtl w:val="0"/>
              </w:rPr>
            </w:r>
          </w:p>
        </w:tc>
      </w:tr>
    </w:tbl>
    <w:p w:rsidR="00000000" w:rsidDel="00000000" w:rsidP="00000000" w:rsidRDefault="00000000" w:rsidRPr="00000000" w14:paraId="00000157">
      <w:pPr>
        <w:spacing w:after="60" w:lineRule="auto"/>
        <w:rPr/>
      </w:pPr>
      <w:r>
        <w:rPr>
          <w:rtl w:val="0"/>
        </w:rPr>
      </w:r>
    </w:p>
    <w:p w:rsidR="00000000" w:rsidDel="00000000" w:rsidP="00000000" w:rsidRDefault="00000000" w:rsidRPr="00000000" w14:paraId="00000158">
      <w:pPr>
        <w:spacing w:after="120" w:lineRule="auto"/>
        <w:rPr/>
      </w:pPr>
      <w:r>
        <w:rPr>
          <w:rtl w:val="0"/>
        </w:rPr>
        <w:t xml:space="preserve">When those capabilities collide in the same room, companies appear almost automatically.</w:t>
      </w:r>
    </w:p>
    <w:p w:rsidR="00000000" w:rsidDel="00000000" w:rsidP="00000000" w:rsidRDefault="00000000" w:rsidRPr="00000000" w14:paraId="00000159">
      <w:pPr>
        <w:spacing w:after="60" w:lineRule="auto"/>
        <w:rPr/>
      </w:pPr>
      <w:r>
        <w:rPr>
          <w:rtl w:val="0"/>
        </w:rPr>
      </w:r>
    </w:p>
    <w:p w:rsidR="00000000" w:rsidDel="00000000" w:rsidP="00000000" w:rsidRDefault="00000000" w:rsidRPr="00000000" w14:paraId="0000015A">
      <w:pPr>
        <w:pStyle w:val="Heading2"/>
        <w:rPr/>
      </w:pPr>
      <w:r>
        <w:rPr>
          <w:rtl w:val="0"/>
        </w:rPr>
        <w:t xml:space="preserve">Compressed Founder Exploration</w:t>
      </w:r>
    </w:p>
    <w:p w:rsidR="00000000" w:rsidDel="00000000" w:rsidP="00000000" w:rsidRDefault="00000000" w:rsidRPr="00000000" w14:paraId="0000015B">
      <w:pPr>
        <w:spacing w:after="120" w:lineRule="auto"/>
        <w:rPr/>
      </w:pPr>
      <w:r>
        <w:rPr>
          <w:rtl w:val="0"/>
        </w:rPr>
        <w:t xml:space="preserve">The platform compresses months or years of exploratory networking into weeks of focused interaction. Dense talent environments generate companies. Hacker houses compress years of networking into weeks.</w:t>
      </w:r>
    </w:p>
    <w:p w:rsidR="00000000" w:rsidDel="00000000" w:rsidP="00000000" w:rsidRDefault="00000000" w:rsidRPr="00000000" w14:paraId="0000015C">
      <w:pPr>
        <w:spacing w:after="60" w:lineRule="auto"/>
        <w:rPr/>
      </w:pPr>
      <w:r>
        <w:rPr>
          <w:rtl w:val="0"/>
        </w:rPr>
      </w:r>
    </w:p>
    <w:p w:rsidR="00000000" w:rsidDel="00000000" w:rsidP="00000000" w:rsidRDefault="00000000" w:rsidRPr="00000000" w14:paraId="0000015D">
      <w:pPr>
        <w:pStyle w:val="Heading2"/>
        <w:rPr/>
      </w:pPr>
      <w:r>
        <w:rPr>
          <w:rtl w:val="0"/>
        </w:rPr>
        <w:t xml:space="preserve">Social Permission to Leave</w:t>
      </w:r>
    </w:p>
    <w:p w:rsidR="00000000" w:rsidDel="00000000" w:rsidP="00000000" w:rsidRDefault="00000000" w:rsidRPr="00000000" w14:paraId="0000015E">
      <w:pPr>
        <w:spacing w:after="120" w:lineRule="auto"/>
        <w:rPr/>
      </w:pPr>
      <w:r>
        <w:rPr>
          <w:rtl w:val="0"/>
        </w:rPr>
        <w:t xml:space="preserve">Many operators hesitate to leave stable careers. Being surrounded by others making the same transition reduces that psychological barrier. OnlyExit becomes the psychological bridge from operator to founder.</w:t>
      </w:r>
    </w:p>
    <w:p w:rsidR="00000000" w:rsidDel="00000000" w:rsidP="00000000" w:rsidRDefault="00000000" w:rsidRPr="00000000" w14:paraId="0000015F">
      <w:pPr>
        <w:spacing w:after="60" w:lineRule="auto"/>
        <w:rPr/>
      </w:pPr>
      <w:r>
        <w:rPr>
          <w:rtl w:val="0"/>
        </w:rPr>
      </w:r>
    </w:p>
    <w:p w:rsidR="00000000" w:rsidDel="00000000" w:rsidP="00000000" w:rsidRDefault="00000000" w:rsidRPr="00000000" w14:paraId="00000160">
      <w:pPr>
        <w:pStyle w:val="Heading2"/>
        <w:rPr/>
      </w:pPr>
      <w:r>
        <w:rPr>
          <w:rtl w:val="0"/>
        </w:rPr>
        <w:t xml:space="preserve">Structured Cofounder Matching Through Real Work</w:t>
      </w:r>
    </w:p>
    <w:p w:rsidR="00000000" w:rsidDel="00000000" w:rsidP="00000000" w:rsidRDefault="00000000" w:rsidRPr="00000000" w14:paraId="00000161">
      <w:pPr>
        <w:spacing w:after="120" w:lineRule="auto"/>
        <w:rPr/>
      </w:pPr>
      <w:r>
        <w:rPr>
          <w:rtl w:val="0"/>
        </w:rPr>
        <w:t xml:space="preserve">Builders test cofounder compatibility through real collaborative work under shared pressure, not informal coffee conversations. Trust in founder networks does not come from introductions, credentials, or reputation. It comes from seeing someone solve hard problems in real time.</w:t>
      </w:r>
    </w:p>
    <w:p w:rsidR="00000000" w:rsidDel="00000000" w:rsidP="00000000" w:rsidRDefault="00000000" w:rsidRPr="00000000" w14:paraId="00000162">
      <w:pPr>
        <w:spacing w:after="60" w:lineRule="auto"/>
        <w:rPr/>
      </w:pPr>
      <w:r>
        <w:rPr>
          <w:rtl w:val="0"/>
        </w:rPr>
      </w:r>
    </w:p>
    <w:p w:rsidR="00000000" w:rsidDel="00000000" w:rsidP="00000000" w:rsidRDefault="00000000" w:rsidRPr="00000000" w14:paraId="00000163">
      <w:pPr>
        <w:pStyle w:val="Heading2"/>
        <w:rPr/>
      </w:pPr>
      <w:r>
        <w:rPr>
          <w:rtl w:val="0"/>
        </w:rPr>
        <w:t xml:space="preserve">Problem-First Orientation</w:t>
      </w:r>
    </w:p>
    <w:p w:rsidR="00000000" w:rsidDel="00000000" w:rsidP="00000000" w:rsidRDefault="00000000" w:rsidRPr="00000000" w14:paraId="00000164">
      <w:pPr>
        <w:spacing w:after="120" w:lineRule="auto"/>
        <w:rPr/>
      </w:pPr>
      <w:r>
        <w:rPr>
          <w:rtl w:val="0"/>
        </w:rPr>
        <w:t xml:space="preserve">OnlyExit should orient builders around frontier problems, not encourage random startup ideation. The best companies emerge when operators identify structural pain they experienced firsthand. A payments engineer sees broken APIs and builds Stripe. A defense engineer sees missing software and builds Anduril. OnlyExit pushes participants toward hard problem spaces: infrastructure, AI systems, defense, fintech tooling, developer platforms. Not random app-building.</w:t>
      </w:r>
    </w:p>
    <w:p w:rsidR="00000000" w:rsidDel="00000000" w:rsidP="00000000" w:rsidRDefault="00000000" w:rsidRPr="00000000" w14:paraId="00B00010">
      <w:pPr>
        <w:spacing w:after="60" w:lineRule="auto"/>
        <w:rPr/>
      </w:pPr>
      <w:ins w:id="103" w:author="Perplexity Computer" w:date="2026-03-09T14:00:00Z">
        <w:r>
          <w:rPr>
            <w:rtl w:val="0"/>
          </w:rPr>
        </w:r>
      </w:ins>
    </w:p>
    <w:p w:rsidR="00000000" w:rsidDel="00000000" w:rsidP="00000000" w:rsidRDefault="00000000" w:rsidRPr="00000000" w14:paraId="00B00011">
      <w:pPr>
        <w:pStyle w:val="Heading2"/>
        <w:rPr/>
      </w:pPr>
      <w:ins w:id="104" w:author="Perplexity Computer" w:date="2026-03-09T14:00:00Z">
        <w:r>
          <w:rPr>
            <w:rtl w:val="0"/>
          </w:rPr>
          <w:t xml:space="preserve">Team Composition Philosophy: Generational Collisions</w:t>
        </w:r>
      </w:ins>
    </w:p>
    <w:p w:rsidR="00000000" w:rsidDel="00000000" w:rsidP="00000000" w:rsidRDefault="00000000" w:rsidRPr="00000000" w14:paraId="00B00012">
      <w:pPr>
        <w:spacing w:after="120" w:lineRule="auto"/>
        <w:rPr/>
      </w:pPr>
      <w:ins w:id="105" w:author="Perplexity Computer" w:date="2026-03-09T14:00:00Z">
        <w:r>
          <w:rPr>
            <w:rtl w:val="0"/>
          </w:rPr>
          <w:t xml:space="preserve">The most predictable founding team is two people from the same generation, same company, same mental models. No friction. No complementary blind spots. They will build what they already know, which is exactly what AI will commoditize next quarter.</w:t>
        </w:r>
      </w:ins>
    </w:p>
    <w:p w:rsidR="00000000" w:rsidDel="00000000" w:rsidP="00000000" w:rsidRDefault="00000000" w:rsidRPr="00000000" w14:paraId="00B00013">
      <w:pPr>
        <w:spacing w:after="60" w:lineRule="auto"/>
        <w:rPr/>
      </w:pPr>
      <w:ins w:id="106" w:author="Perplexity Computer" w:date="2026-03-09T14:00:00Z">
        <w:r>
          <w:rPr>
            <w:rtl w:val="0"/>
          </w:rPr>
        </w:r>
      </w:ins>
    </w:p>
    <w:p w:rsidR="00000000" w:rsidDel="00000000" w:rsidP="00000000" w:rsidRDefault="00000000" w:rsidRPr="00000000" w14:paraId="00B00014">
      <w:pPr>
        <w:spacing w:after="120" w:lineRule="auto"/>
        <w:rPr/>
      </w:pPr>
      <w:ins w:id="107" w:author="Perplexity Computer" w:date="2026-03-09T14:00:00Z">
        <w:r>
          <w:rPr>
            <w:rtl w:val="0"/>
          </w:rPr>
          <w:t xml:space="preserve">Most accelerators have spent two decades funding teams that look like this. Same school, same age, same worldview, and calling it pattern matching. We think it is pattern laziness. The most interesting companies in the AI displacement era will not come from homogeneous teams. They will come from generational collisions: a displaced operator who knows what enterprise systems actually need and a technical builder who can ship it in two weeks using tools the operator has never heard of. One has the scar tissue. The other has the speed. Neither builds the company alone.</w:t>
        </w:r>
      </w:ins>
    </w:p>
    <w:p w:rsidR="00000000" w:rsidDel="00000000" w:rsidP="00000000" w:rsidRDefault="00000000" w:rsidRPr="00000000" w14:paraId="00B00015">
      <w:pPr>
        <w:spacing w:after="60" w:lineRule="auto"/>
        <w:rPr/>
      </w:pPr>
      <w:ins w:id="108" w:author="Perplexity Computer" w:date="2026-03-09T14:00:00Z">
        <w:r>
          <w:rPr>
            <w:rtl w:val="0"/>
          </w:rPr>
        </w:r>
      </w:ins>
    </w:p>
    <w:p w:rsidR="00000000" w:rsidDel="00000000" w:rsidP="00000000" w:rsidRDefault="00000000" w:rsidRPr="00000000" w14:paraId="00B00016">
      <w:pPr>
        <w:spacing w:after="120" w:lineRule="auto"/>
        <w:rPr/>
      </w:pPr>
      <w:ins w:id="109" w:author="Perplexity Computer" w:date="2026-03-09T14:00:00Z">
        <w:r>
          <w:rPr>
            <w:rtl w:val="0"/>
          </w:rPr>
          <w:t xml:space="preserve">Research supports this. An MIT study on age and entrepreneurship found that the highest-growth startups are founded by people in their mid-to-late 30s and 40s, not by 22-year-olds working alone. But Antler’s 2024 analysis of AI-native startups found that younger founders (under 30) disproportionately succeed in AI-first companies because they build natively with the tools rather than adapting legacy thinking. In this new age, we believe neither age group alone will produce the best outcomes going forward. The combination will.</w:t>
        </w:r>
      </w:ins>
    </w:p>
    <w:p w:rsidR="00000000" w:rsidDel="00000000" w:rsidP="00000000" w:rsidRDefault="00000000" w:rsidRPr="00000000" w14:paraId="00B00017">
      <w:pPr>
        <w:spacing w:after="60" w:lineRule="auto"/>
        <w:rPr/>
      </w:pPr>
      <w:ins w:id="110" w:author="Perplexity Computer" w:date="2026-03-09T14:00:00Z">
        <w:r>
          <w:rPr>
            <w:rtl w:val="0"/>
          </w:rPr>
        </w:r>
      </w:ins>
    </w:p>
    <w:p w:rsidR="00000000" w:rsidDel="00000000" w:rsidP="00000000" w:rsidRDefault="00000000" w:rsidRPr="00000000" w14:paraId="00B00018">
      <w:pPr>
        <w:spacing w:after="120" w:lineRule="auto"/>
        <w:rPr/>
      </w:pPr>
      <w:ins w:id="111" w:author="Perplexity Computer" w:date="2026-03-09T14:00:00Z">
        <w:r>
          <w:rPr>
            <w:rtl w:val="0"/>
          </w:rPr>
          <w:t xml:space="preserve">OnlyExit does not require any specific team composition. But the entire engine is designed to produce teams that would otherwise never form. People from different generations, different skill sets, different social circles who would never cross paths in ordinary life. Events (local, not in the house) are where these people first meet, first argue, first realize they see the same problem from opposite ends. Founder Collision Sprints (in the house) are where they test the chemistry over a weekend. By the time they apply to the residency, they have already proven the team works. Team formation is a pre-program function. The residency receives formed teams and applies pressure. The engine upstream creates the conditions for those teams to find each other.</w:t>
        </w:r>
      </w:ins>
    </w:p>
    <w:p w:rsidR="00000000" w:rsidDel="00000000" w:rsidP="00000000" w:rsidRDefault="00000000" w:rsidRPr="00000000" w14:paraId="00000165">
      <w:pPr>
        <w:rPr/>
      </w:pPr>
      <w:r>
        <w:br w:type="page"/>
      </w:r>
      <w:r>
        <w:rPr>
          <w:rtl w:val="0"/>
        </w:rPr>
      </w:r>
    </w:p>
    <w:p w:rsidR="00000000" w:rsidDel="00000000" w:rsidP="00000000" w:rsidRDefault="00000000" w:rsidRPr="00000000" w14:paraId="00000166">
      <w:pPr>
        <w:pStyle w:val="Heading1"/>
        <w:rPr/>
      </w:pPr>
      <w:r>
        <w:rPr>
          <w:rtl w:val="0"/>
        </w:rPr>
        <w:t xml:space="preserve">12. Funding Doctrine</w:t>
      </w:r>
    </w:p>
    <w:p w:rsidR="00000000" w:rsidDel="00000000" w:rsidP="00000000" w:rsidRDefault="00000000" w:rsidRPr="00000000" w14:paraId="00000167">
      <w:pPr>
        <w:spacing w:after="60" w:lineRule="auto"/>
        <w:rPr/>
      </w:pPr>
      <w:r>
        <w:rPr>
          <w:rtl w:val="0"/>
        </w:rPr>
      </w:r>
    </w:p>
    <w:p w:rsidR="00000000" w:rsidDel="00000000" w:rsidP="00000000" w:rsidRDefault="00000000" w:rsidRPr="00000000" w14:paraId="00000168">
      <w:pPr>
        <w:spacing w:after="120" w:lineRule="auto"/>
        <w:rPr/>
      </w:pPr>
      <w:r>
        <w:rPr>
          <w:b w:val="1"/>
          <w:bCs w:val="1"/>
          <w:rtl w:val="0"/>
        </w:rPr>
        <w:t xml:space="preserve">No SAFEs early. No equity early. Grants first. Investment arm separate from the house.</w:t>
      </w:r>
      <w:r>
        <w:rPr>
          <w:rtl w:val="0"/>
        </w:rPr>
      </w:r>
    </w:p>
    <w:p w:rsidR="00000000" w:rsidDel="00000000" w:rsidP="00000000" w:rsidRDefault="00000000" w:rsidRPr="00000000" w14:paraId="00000169">
      <w:pPr>
        <w:spacing w:after="60" w:lineRule="auto"/>
        <w:rPr/>
      </w:pPr>
      <w:r>
        <w:rPr>
          <w:rtl w:val="0"/>
        </w:rPr>
      </w:r>
    </w:p>
    <w:p w:rsidR="00000000" w:rsidDel="00000000" w:rsidP="00000000" w:rsidRDefault="00000000" w:rsidRPr="00000000" w14:paraId="0000016A">
      <w:pPr>
        <w:spacing w:after="120" w:lineRule="auto"/>
        <w:rPr/>
      </w:pPr>
      <w:r>
        <w:rPr>
          <w:rtl w:val="0"/>
        </w:rPr>
        <w:t xml:space="preserve">This is not a soft preference. It is a hard strategic principle, and violating it early would be one of the most dangerous mistakes OnlyExit can make.</w:t>
      </w:r>
    </w:p>
    <w:p w:rsidR="00000000" w:rsidDel="00000000" w:rsidP="00000000" w:rsidRDefault="00000000" w:rsidRPr="00000000" w14:paraId="0000016B">
      <w:pPr>
        <w:spacing w:after="60" w:lineRule="auto"/>
        <w:rPr/>
      </w:pPr>
      <w:r>
        <w:rPr>
          <w:rtl w:val="0"/>
        </w:rPr>
      </w:r>
    </w:p>
    <w:p w:rsidR="00000000" w:rsidDel="00000000" w:rsidP="00000000" w:rsidRDefault="00000000" w:rsidRPr="00000000" w14:paraId="0000016C">
      <w:pPr>
        <w:pStyle w:val="Heading2"/>
        <w:rPr/>
      </w:pPr>
      <w:r>
        <w:rPr>
          <w:rtl w:val="0"/>
        </w:rPr>
        <w:t xml:space="preserve">Why Grants, Not SAFEs</w:t>
      </w:r>
    </w:p>
    <w:p w:rsidR="00000000" w:rsidDel="00000000" w:rsidP="00000000" w:rsidRDefault="00000000" w:rsidRPr="00000000" w14:paraId="0000016D">
      <w:pPr>
        <w:spacing w:after="120" w:lineRule="auto"/>
        <w:rPr/>
      </w:pPr>
      <w:r>
        <w:rPr>
          <w:rtl w:val="0"/>
        </w:rPr>
        <w:t xml:space="preserve">OnlyExit initially operates on a grant-based funding model supported by sponsors. Sponsors may include financial infrastructure companies such as Brex or Mercury. Sponsor funding supports exploration grants for founders participating in residencies.</w:t>
      </w:r>
    </w:p>
    <w:p w:rsidR="00000000" w:rsidDel="00000000" w:rsidP="00000000" w:rsidRDefault="00000000" w:rsidRPr="00000000" w14:paraId="0000016E">
      <w:pPr>
        <w:spacing w:after="60" w:lineRule="auto"/>
        <w:rPr/>
      </w:pPr>
      <w:r>
        <w:rPr>
          <w:rtl w:val="0"/>
        </w:rPr>
      </w:r>
    </w:p>
    <w:p w:rsidR="00000000" w:rsidDel="00000000" w:rsidP="00000000" w:rsidRDefault="00000000" w:rsidRPr="00000000" w14:paraId="0000016F">
      <w:pPr>
        <w:spacing w:after="120" w:lineRule="auto"/>
        <w:rPr/>
      </w:pPr>
      <w:r>
        <w:rPr>
          <w:rtl w:val="0"/>
        </w:rPr>
        <w:t xml:space="preserve">These grants provide early runway for experimentation without requiring founders to give up equity.</w:t>
      </w:r>
    </w:p>
    <w:p w:rsidR="00000000" w:rsidDel="00000000" w:rsidP="00000000" w:rsidRDefault="00000000" w:rsidRPr="00000000" w14:paraId="00000170">
      <w:pPr>
        <w:spacing w:after="60" w:lineRule="auto"/>
        <w:rPr/>
      </w:pPr>
      <w:r>
        <w:rPr>
          <w:rtl w:val="0"/>
        </w:rPr>
      </w:r>
    </w:p>
    <w:p w:rsidR="00000000" w:rsidDel="00000000" w:rsidP="00000000" w:rsidRDefault="00000000" w:rsidRPr="00000000" w14:paraId="00000171">
      <w:pPr>
        <w:spacing w:after="120" w:lineRule="auto"/>
        <w:rPr/>
      </w:pPr>
      <w:r>
        <w:rPr>
          <w:rtl w:val="0"/>
        </w:rPr>
        <w:t xml:space="preserve">This approach has several critical advantages:</w:t>
      </w:r>
    </w:p>
    <w:p w:rsidR="00000000" w:rsidDel="00000000" w:rsidP="00000000" w:rsidRDefault="00000000" w:rsidRPr="00000000" w14:paraId="00000172">
      <w:pPr>
        <w:spacing w:after="60" w:lineRule="auto"/>
        <w:rPr/>
      </w:pPr>
      <w:r>
        <w:rPr>
          <w:rtl w:val="0"/>
        </w:rPr>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 attracts stronger builders who may still be exploring ideas. The best operators will not hand over equity to explore.</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 avoids complex deal structures during the earliest stages of company formation, when ideas are still forming.</w:t>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 positions OnlyExit as founder-friendly infrastructure rather than an investor extracting early ownership.</w:t>
      </w:r>
    </w:p>
    <w:p w:rsidR="00000000" w:rsidDel="00000000" w:rsidP="00000000" w:rsidRDefault="00000000" w:rsidRPr="00000000" w14:paraId="00000176">
      <w:pPr>
        <w:spacing w:after="60" w:lineRule="auto"/>
        <w:rPr/>
      </w:pPr>
      <w:r>
        <w:rPr>
          <w:rtl w:val="0"/>
        </w:rPr>
      </w:r>
    </w:p>
    <w:p w:rsidR="00000000" w:rsidDel="00000000" w:rsidP="00000000" w:rsidRDefault="00000000" w:rsidRPr="00000000" w14:paraId="00000177">
      <w:pPr>
        <w:pStyle w:val="Heading2"/>
        <w:rPr/>
      </w:pPr>
      <w:r>
        <w:rPr>
          <w:rtl w:val="0"/>
        </w:rPr>
        <w:t xml:space="preserve">Why SAFEs Are Dangerous Early</w:t>
      </w:r>
    </w:p>
    <w:p w:rsidR="00000000" w:rsidDel="00000000" w:rsidP="00000000" w:rsidRDefault="00000000" w:rsidRPr="00000000" w14:paraId="00000178">
      <w:pPr>
        <w:spacing w:after="120" w:lineRule="auto"/>
        <w:rPr/>
      </w:pPr>
      <w:r>
        <w:rPr>
          <w:b w:val="1"/>
          <w:bCs w:val="1"/>
          <w:rtl w:val="0"/>
        </w:rPr>
        <w:t xml:space="preserve">SAFEs place OnlyExit into the accelerator bucket. That shrinks the brand into "another YC-style program" too early.</w:t>
      </w:r>
      <w:r>
        <w:rPr>
          <w:rtl w:val="0"/>
        </w:rPr>
      </w:r>
    </w:p>
    <w:p w:rsidR="00000000" w:rsidDel="00000000" w:rsidP="00000000" w:rsidRDefault="00000000" w:rsidRPr="00000000" w14:paraId="00000179">
      <w:pPr>
        <w:spacing w:after="60" w:lineRule="auto"/>
        <w:rPr/>
      </w:pPr>
      <w:r>
        <w:rPr>
          <w:rtl w:val="0"/>
        </w:rPr>
      </w:r>
    </w:p>
    <w:p w:rsidR="00000000" w:rsidDel="00000000" w:rsidP="00000000" w:rsidRDefault="00000000" w:rsidRPr="00000000" w14:paraId="0000017A">
      <w:pPr>
        <w:spacing w:after="120" w:lineRule="auto"/>
        <w:rPr/>
      </w:pPr>
      <w:r>
        <w:rPr>
          <w:rtl w:val="0"/>
        </w:rPr>
        <w:t xml:space="preserve">This matters enormously for positioning. The moment OnlyExit takes equity in early-stage companies emerging from the house, the psychology of the brand changes. Founders begin to feel extracted from rather than backed. The relationship shifts from "this community helped me transition" to "this program took a piece of my company."</w:t>
      </w:r>
    </w:p>
    <w:p w:rsidR="00000000" w:rsidDel="00000000" w:rsidP="00000000" w:rsidRDefault="00000000" w:rsidRPr="00000000" w14:paraId="0000017B">
      <w:pPr>
        <w:spacing w:after="60" w:lineRule="auto"/>
        <w:rPr/>
      </w:pPr>
      <w:r>
        <w:rPr>
          <w:rtl w:val="0"/>
        </w:rPr>
      </w:r>
    </w:p>
    <w:p w:rsidR="00000000" w:rsidDel="00000000" w:rsidP="00000000" w:rsidRDefault="00000000" w:rsidRPr="00000000" w14:paraId="0000017C">
      <w:pPr>
        <w:spacing w:after="120" w:lineRule="auto"/>
        <w:rPr/>
      </w:pPr>
      <w:r>
        <w:rPr>
          <w:rtl w:val="0"/>
        </w:rPr>
        <w:t xml:space="preserve">That is a category collapse. OnlyExit stops being a movement and starts being an accelerator. And there are already many accelerators.</w:t>
      </w:r>
    </w:p>
    <w:p w:rsidR="00000000" w:rsidDel="00000000" w:rsidP="00000000" w:rsidRDefault="00000000" w:rsidRPr="00000000" w14:paraId="0000017D">
      <w:pPr>
        <w:spacing w:after="60" w:lineRule="auto"/>
        <w:rPr/>
      </w:pPr>
      <w:r>
        <w:rPr>
          <w:rtl w:val="0"/>
        </w:rPr>
      </w:r>
    </w:p>
    <w:p w:rsidR="00000000" w:rsidDel="00000000" w:rsidP="00000000" w:rsidRDefault="00000000" w:rsidRPr="00000000" w14:paraId="0000017E">
      <w:pPr>
        <w:spacing w:after="120" w:lineRule="auto"/>
        <w:rPr/>
      </w:pPr>
      <w:r>
        <w:rPr>
          <w:rtl w:val="0"/>
        </w:rPr>
        <w:t xml:space="preserve">The correct sequence is:</w:t>
      </w:r>
    </w:p>
    <w:p w:rsidR="00000000" w:rsidDel="00000000" w:rsidP="00000000" w:rsidRDefault="00000000" w:rsidRPr="00000000" w14:paraId="0000017F">
      <w:pPr>
        <w:spacing w:after="60" w:lineRule="auto"/>
        <w:rPr/>
      </w:pPr>
      <w:r>
        <w:rPr>
          <w:rtl w:val="0"/>
        </w:rPr>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grants. Build the brand as founder-first infrastructure.</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Let companies form. Let them succeed. Let the network prove itself.</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commentRangeStart w:id="6"/>
      <w:r>
        <w:rPr>
          <w:rFonts w:ascii="Arial" w:cs="Arial" w:eastAsia="Arial" w:hAnsi="Arial"/>
          <w:b w:val="0"/>
          <w:bCs w:val="0"/>
          <w:i w:val="0"/>
          <w:iCs w:val="0"/>
          <w:smallCaps w:val="0"/>
          <w:strike w:val="0"/>
          <w:color w:val="000000"/>
          <w:sz w:val="22"/>
          <w:szCs w:val="22"/>
          <w:u w:val="none"/>
          <w:shd w:fill="auto" w:val="clear"/>
          <w:vertAlign w:val="baseline"/>
          <w:rtl w:val="0"/>
        </w:rPr>
        <w:t xml:space="preserve">Expand into venture investing through affiliated funds once strong companies are emerging consistently.</w:t>
      </w:r>
      <w:commentRangeEnd w:id="6"/>
      <w:r>
        <w:commentReference w:id="6"/>
      </w:r>
      <w:r>
        <w:rPr>
          <w:rtl w:val="0"/>
        </w:rPr>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Keep the investment arm structurally separate from the house and the community.</w:t>
      </w:r>
    </w:p>
    <w:p w:rsidR="00000000" w:rsidDel="00000000" w:rsidP="00000000" w:rsidRDefault="00000000" w:rsidRPr="00000000" w14:paraId="00000184">
      <w:pPr>
        <w:spacing w:after="60" w:lineRule="auto"/>
        <w:rPr/>
      </w:pPr>
      <w:r>
        <w:rPr>
          <w:rtl w:val="0"/>
        </w:rPr>
      </w:r>
    </w:p>
    <w:p w:rsidR="00000000" w:rsidDel="00000000" w:rsidP="00000000" w:rsidRDefault="00000000" w:rsidRPr="00000000" w14:paraId="00000185">
      <w:pPr>
        <w:spacing w:after="120" w:lineRule="auto"/>
        <w:rPr/>
      </w:pPr>
      <w:r>
        <w:rPr>
          <w:rtl w:val="0"/>
        </w:rPr>
        <w:t xml:space="preserve">Early equity changes the psychology of the brand. Grants build trust. Trust builds the network. The network builds the companies. Do not collapse the sequence.</w:t>
      </w:r>
    </w:p>
    <w:p w:rsidR="00000000" w:rsidDel="00000000" w:rsidP="00000000" w:rsidRDefault="00000000" w:rsidRPr="00000000" w14:paraId="00B00005">
      <w:pPr>
        <w:spacing w:after="60" w:lineRule="auto"/>
        <w:rPr/>
      </w:pPr>
      <w:r>
        <w:rPr>
          <w:rtl w:val="0"/>
        </w:rPr>
      </w:r>
    </w:p>
    <w:p w:rsidR="00000000" w:rsidDel="00000000" w:rsidP="00000000" w:rsidRDefault="00000000" w:rsidRPr="00000000" w14:paraId="00B00006">
      <w:pPr>
        <w:spacing w:after="120" w:lineRule="auto"/>
        <w:rPr/>
      </w:pPr>
      <w:ins w:id="102" w:author="Perplexity Computer" w:date="2026-03-09T14:00:00Z">
        <w:r>
          <w:rPr>
            <w:rtl w:val="0"/>
          </w:rPr>
          <w:t xml:space="preserve">Grants are awarded at the end of each residency cycle, not distributed at admission. A panel of founders and exited advisors evaluates teams on frontier problem significance, what was shipped during the residency, and whether the grant will materially change the team’s trajectory. The strongest teams receive up to $20K in non-dilutive funding to support a 4-week bridge period between the residency and their first external raise. Not all teams receive grants. The award is earned, not guaranteed.</w:t>
        </w:r>
      </w:ins>
    </w:p>
    <w:p w:rsidR="00000000" w:rsidDel="00000000" w:rsidP="00000000" w:rsidRDefault="00000000" w:rsidRPr="00000000" w14:paraId="00000186">
      <w:pPr>
        <w:rPr/>
      </w:pPr>
      <w:r>
        <w:br w:type="page"/>
      </w:r>
      <w:r>
        <w:rPr>
          <w:rtl w:val="0"/>
        </w:rPr>
      </w:r>
    </w:p>
    <w:p w:rsidR="00000000" w:rsidDel="00000000" w:rsidP="00000000" w:rsidRDefault="00000000" w:rsidRPr="00000000" w14:paraId="00A00025">
      <w:pPr>
        <w:spacing w:after="60" w:lineRule="auto"/>
        <w:rPr/>
      </w:pPr>
      <w:r>
        <w:rPr>
          <w:rtl w:val="0"/>
        </w:rPr>
      </w:r>
    </w:p>
    <w:p w:rsidR="00000000" w:rsidDel="00000000" w:rsidP="00000000" w:rsidRDefault="00000000" w:rsidRPr="00000000" w14:paraId="00A00026">
      <w:pPr>
        <w:pStyle w:val="Heading1"/>
        <w:rPr/>
      </w:pPr>
      <w:r>
        <w:rPr>
          <w:rtl w:val="0"/>
        </w:rPr>
        <w:t xml:space="preserve">13. Revenue Model</w:t>
      </w:r>
    </w:p>
    <w:p w:rsidR="00000000" w:rsidDel="00000000" w:rsidP="00000000" w:rsidRDefault="00000000" w:rsidRPr="00000000" w14:paraId="00A00027">
      <w:pPr>
        <w:spacing w:after="60" w:lineRule="auto"/>
        <w:rPr/>
      </w:pPr>
      <w:r>
        <w:rPr>
          <w:rtl w:val="0"/>
        </w:rPr>
      </w:r>
    </w:p>
    <w:p w:rsidR="00000000" w:rsidDel="00000000" w:rsidP="00000000" w:rsidRDefault="00000000" w:rsidRPr="00000000" w14:paraId="00A00028">
      <w:pPr>
        <w:spacing w:after="120" w:lineRule="auto"/>
        <w:rPr/>
      </w:pPr>
      <w:r>
        <w:rPr>
          <w:b w:val="1"/>
          <w:bCs w:val="1"/>
          <w:rtl w:val="0"/>
        </w:rPr>
        <w:t xml:space="preserve">OnlyExit is designed to be self-sustaining from Day 1. The house pays for itself before a single sponsor signs.</w:t>
      </w:r>
    </w:p>
    <w:p w:rsidR="00000000" w:rsidDel="00000000" w:rsidP="00000000" w:rsidRDefault="00000000" w:rsidRPr="00000000" w14:paraId="00A00029">
      <w:pPr>
        <w:spacing w:after="60" w:lineRule="auto"/>
        <w:rPr/>
      </w:pPr>
      <w:r>
        <w:rPr>
          <w:rtl w:val="0"/>
        </w:rPr>
      </w:r>
    </w:p>
    <w:p w:rsidR="00000000" w:rsidDel="00000000" w:rsidP="00000000" w:rsidRDefault="00000000" w:rsidRPr="00000000" w14:paraId="00A0002A">
      <w:pPr>
        <w:spacing w:after="120" w:lineRule="auto"/>
        <w:rPr/>
      </w:pPr>
      <w:r>
        <w:rPr>
          <w:rtl w:val="0"/>
        </w:rPr>
        <w:t xml:space="preserve">The revenue architecture has four layers, ordered by reliability. The first layer funds operations. The remaining layers fund growth, grants, and eventually the venture arm.</w:t>
      </w:r>
    </w:p>
    <w:p w:rsidR="00000000" w:rsidDel="00000000" w:rsidP="00000000" w:rsidRDefault="00000000" w:rsidRPr="00000000" w14:paraId="00A0002B">
      <w:pPr>
        <w:spacing w:after="60" w:lineRule="auto"/>
        <w:rPr/>
      </w:pPr>
      <w:r>
        <w:rPr>
          <w:rtl w:val="0"/>
        </w:rPr>
      </w:r>
    </w:p>
    <w:p w:rsidR="00000000" w:rsidDel="00000000" w:rsidP="00000000" w:rsidRDefault="00000000" w:rsidRPr="00000000" w14:paraId="00A0002C">
      <w:pPr>
        <w:pStyle w:val="Heading2"/>
        <w:rPr/>
      </w:pPr>
      <w:r>
        <w:rPr>
          <w:rtl w:val="0"/>
        </w:rPr>
        <w:t xml:space="preserve">Layer 1: Resident Rent (Operational Foundation)</w:t>
      </w:r>
    </w:p>
    <w:p w:rsidR="00000000" w:rsidDel="00000000" w:rsidP="00000000" w:rsidRDefault="00000000" w:rsidRPr="00000000" w14:paraId="00A0002D">
      <w:pPr>
        <w:spacing w:after="60" w:lineRule="auto"/>
        <w:rPr/>
      </w:pPr>
      <w:r>
        <w:rPr>
          <w:rtl w:val="0"/>
        </w:rPr>
      </w:r>
    </w:p>
    <w:p w:rsidR="00000000" w:rsidDel="00000000" w:rsidP="00000000" w:rsidRDefault="00000000" w:rsidRPr="00000000" w14:paraId="00A0002E">
      <w:pPr>
        <w:spacing w:after="120" w:lineRule="auto"/>
        <w:rPr/>
      </w:pPr>
      <w:r>
        <w:rPr>
          <w:rtl w:val="0"/>
        </w:rPr>
        <w:t xml:space="preserve">Seven resident teams pay $1,000 per month each. That is $7,000 per month, $84,000 per year. The mortgage on the house is approximately $6,000 per month. The house is cash-flow positive from its first full batch.</w:t>
      </w:r>
    </w:p>
    <w:p w:rsidR="00000000" w:rsidDel="00000000" w:rsidP="00000000" w:rsidRDefault="00000000" w:rsidRPr="00000000" w14:paraId="00A0002F">
      <w:pPr>
        <w:spacing w:after="60" w:lineRule="auto"/>
        <w:rPr/>
      </w:pPr>
      <w:r>
        <w:rPr>
          <w:rtl w:val="0"/>
        </w:rPr>
      </w:r>
    </w:p>
    <w:p w:rsidR="00000000" w:rsidDel="00000000" w:rsidP="00000000" w:rsidRDefault="00000000" w:rsidRPr="00000000" w14:paraId="00A00030">
      <w:pPr>
        <w:spacing w:after="120" w:lineRule="auto"/>
        <w:rPr/>
      </w:pPr>
      <w:r>
        <w:rPr>
          <w:rtl w:val="0"/>
        </w:rPr>
        <w:t xml:space="preserve">This is not a revenue strategy. It is a survival floor. If every other revenue stream disappeared tomorrow, the house still operates. That independence is critical. It means OnlyExit never makes programming decisions because it needs to satisfy a sponsor. The house exists for the builders first.</w:t>
      </w:r>
    </w:p>
    <w:p w:rsidR="00000000" w:rsidDel="00000000" w:rsidP="00000000" w:rsidRDefault="00000000" w:rsidRPr="00000000" w14:paraId="00B00003">
      <w:pPr>
        <w:spacing w:after="60" w:lineRule="auto"/>
        <w:rPr/>
      </w:pPr>
      <w:r>
        <w:rPr>
          <w:rtl w:val="0"/>
        </w:rPr>
      </w:r>
    </w:p>
    <w:p w:rsidR="00000000" w:rsidDel="00000000" w:rsidP="00000000" w:rsidRDefault="00000000" w:rsidRPr="00000000" w14:paraId="00B00004">
      <w:pPr>
        <w:spacing w:after="120" w:lineRule="auto"/>
        <w:rPr/>
      </w:pPr>
      <w:ins w:id="101" w:author="Perplexity Computer" w:date="2026-03-09T14:00:00Z">
        <w:r>
          <w:rPr>
            <w:rtl w:val="0"/>
          </w:rPr>
          <w:t xml:space="preserve">Short-term hospitality residencies ($500–$750/week) provide supplemental revenue from visiting founders, collaborators, and content creators. Variable occupancy. Separate from the core funnel.</w:t>
        </w:r>
      </w:ins>
    </w:p>
    <w:p w:rsidR="00000000" w:rsidDel="00000000" w:rsidP="00000000" w:rsidRDefault="00000000" w:rsidRPr="00000000" w14:paraId="00A00031">
      <w:pPr>
        <w:spacing w:after="60" w:lineRule="auto"/>
        <w:rPr/>
      </w:pPr>
      <w:r>
        <w:rPr>
          <w:rtl w:val="0"/>
        </w:rPr>
      </w:r>
    </w:p>
    <w:p w:rsidR="00000000" w:rsidDel="00000000" w:rsidP="00000000" w:rsidRDefault="00000000" w:rsidRPr="00000000" w14:paraId="00A00032">
      <w:pPr>
        <w:pStyle w:val="Heading2"/>
        <w:rPr/>
      </w:pPr>
      <w:r>
        <w:rPr>
          <w:rtl w:val="0"/>
        </w:rPr>
        <w:t xml:space="preserve">Layer 2: Sponsor Partnerships (Growth Engine)</w:t>
      </w:r>
    </w:p>
    <w:p w:rsidR="00000000" w:rsidDel="00000000" w:rsidP="00000000" w:rsidRDefault="00000000" w:rsidRPr="00000000" w14:paraId="00A00033">
      <w:pPr>
        <w:spacing w:after="60" w:lineRule="auto"/>
        <w:rPr/>
      </w:pPr>
      <w:r>
        <w:rPr>
          <w:rtl w:val="0"/>
        </w:rPr>
      </w:r>
    </w:p>
    <w:p w:rsidR="00000000" w:rsidDel="00000000" w:rsidP="00000000" w:rsidRDefault="00000000" w:rsidRPr="00000000" w14:paraId="00A00034">
      <w:pPr>
        <w:spacing w:after="120" w:lineRule="auto"/>
        <w:rPr/>
      </w:pPr>
      <w:r>
        <w:rPr>
          <w:rtl w:val="0"/>
        </w:rPr>
        <w:t xml:space="preserve">OnlyExit offers two tiers of corporate partnership, structured around scarcity and exclusivity.</w:t>
      </w:r>
    </w:p>
    <w:p w:rsidR="00000000" w:rsidDel="00000000" w:rsidP="00000000" w:rsidRDefault="00000000" w:rsidRPr="00000000" w14:paraId="00A00035">
      <w:pPr>
        <w:spacing w:after="60" w:lineRule="auto"/>
        <w:rPr/>
      </w:pPr>
      <w:r>
        <w:rPr>
          <w:rtl w:val="0"/>
        </w:rPr>
      </w:r>
    </w:p>
    <w:p w:rsidR="00000000" w:rsidDel="00000000" w:rsidP="00000000" w:rsidRDefault="00000000" w:rsidRPr="00000000" w14:paraId="00A00036">
      <w:pPr>
        <w:spacing w:after="120" w:lineRule="auto"/>
        <w:rPr/>
      </w:pPr>
      <w:r>
        <w:rPr>
          <w:b w:val="1"/>
          <w:bCs w:val="1"/>
          <w:rtl w:val="0"/>
        </w:rPr>
        <w:t xml:space="preserve">Tier 1 — Founding Partner: $50,000 per year. Two slots only. </w:t>
      </w:r>
      <w:r>
        <w:rPr>
          <w:rtl w:val="0"/>
        </w:rPr>
        <w:t xml:space="preserve">Founding Partners receive the full platform: prominent logo placement on the OnlyExit car (the “Exit Vehicle” — a branded Corvette that serves as a rolling content asset across Seattle), prominent exterior house branding, speaking slots at OnlyExit events, logo on all event materials and merch, named room in the house, founder introductions, and featured placement in all OnlyExit content.</w:t>
      </w:r>
    </w:p>
    <w:p w:rsidR="00000000" w:rsidDel="00000000" w:rsidP="00000000" w:rsidRDefault="00000000" w:rsidRPr="00000000" w14:paraId="00A00037">
      <w:pPr>
        <w:spacing w:after="60" w:lineRule="auto"/>
        <w:rPr/>
      </w:pPr>
      <w:r>
        <w:rPr>
          <w:rtl w:val="0"/>
        </w:rPr>
      </w:r>
    </w:p>
    <w:p w:rsidR="00000000" w:rsidDel="00000000" w:rsidP="00000000" w:rsidRDefault="00000000" w:rsidRPr="00000000" w14:paraId="00A00038">
      <w:pPr>
        <w:spacing w:after="120" w:lineRule="auto"/>
        <w:rPr/>
      </w:pPr>
      <w:r>
        <w:rPr>
          <w:rtl w:val="0"/>
        </w:rPr>
        <w:t xml:space="preserve">Two slots. No exceptions. Scarcity is the product. The ideal Founding Partners are companies that want to own the next generation of startup founders as customers from day one — financial infrastructure (Mercury, Brex), cloud platforms (AWS, Vercel), or developer tools.</w:t>
      </w:r>
    </w:p>
    <w:p w:rsidR="00000000" w:rsidDel="00000000" w:rsidP="00000000" w:rsidRDefault="00000000" w:rsidRPr="00000000" w14:paraId="00A00039">
      <w:pPr>
        <w:spacing w:after="60" w:lineRule="auto"/>
        <w:rPr/>
      </w:pPr>
      <w:r>
        <w:rPr>
          <w:rtl w:val="0"/>
        </w:rPr>
      </w:r>
    </w:p>
    <w:p w:rsidR="00000000" w:rsidDel="00000000" w:rsidP="00000000" w:rsidRDefault="00000000" w:rsidRPr="00000000" w14:paraId="00A0003A">
      <w:pPr>
        <w:spacing w:after="120" w:lineRule="auto"/>
        <w:rPr/>
      </w:pPr>
      <w:r>
        <w:rPr>
          <w:b w:val="1"/>
          <w:bCs w:val="1"/>
          <w:rtl w:val="0"/>
        </w:rPr>
        <w:t xml:space="preserve">Tier 2 — Category Partner: $25,000–$30,000 per year. Six slots, one per vertical. </w:t>
      </w:r>
      <w:r>
        <w:rPr>
          <w:rtl w:val="0"/>
        </w:rPr>
        <w:t xml:space="preserve">Category Partners receive house interior branding, event integration, merch placement, speaking slots, and founder introductions. No car branding. Each slot is exclusive to one vertical: cloud infrastructure, legal, HR/payroll, payments, insurance, design tools. A company owns its category. No competitors in the building.</w:t>
      </w:r>
    </w:p>
    <w:p w:rsidR="00000000" w:rsidDel="00000000" w:rsidP="00000000" w:rsidRDefault="00000000" w:rsidRPr="00000000" w14:paraId="00A0003B">
      <w:pPr>
        <w:spacing w:after="60" w:lineRule="auto"/>
        <w:rPr/>
      </w:pPr>
      <w:r>
        <w:rPr>
          <w:rtl w:val="0"/>
        </w:rPr>
      </w:r>
    </w:p>
    <w:p w:rsidR="00000000" w:rsidDel="00000000" w:rsidP="00000000" w:rsidRDefault="00000000" w:rsidRPr="00000000" w14:paraId="00A0003C">
      <w:pPr>
        <w:spacing w:after="120" w:lineRule="auto"/>
        <w:rPr/>
      </w:pPr>
      <w:r>
        <w:rPr>
          <w:b w:val="1"/>
          <w:bCs w:val="1"/>
          <w:rtl w:val="0"/>
        </w:rPr>
        <w:t xml:space="preserve">Total sponsor target: $250,000–$280,000 per year </w:t>
      </w:r>
      <w:r>
        <w:rPr>
          <w:rtl w:val="0"/>
        </w:rPr>
        <w:t xml:space="preserve">(2 × $50K + 6 × $25–30K). This is aggressive but credible. The value proposition is not impressions. It is privileged access to a curated pipeline of high-signal founders at the exact moment they choose their first tools, their first bank, their first cloud provider. Every founder who exits the machine and builds a company will make those decisions. OnlyExit puts sponsors in the room when those decisions happen.</w:t>
      </w:r>
    </w:p>
    <w:p w:rsidR="00000000" w:rsidDel="00000000" w:rsidP="00000000" w:rsidRDefault="00000000" w:rsidRPr="00000000" w14:paraId="00A0003D">
      <w:pPr>
        <w:spacing w:after="60" w:lineRule="auto"/>
        <w:rPr/>
      </w:pPr>
      <w:r>
        <w:rPr>
          <w:rtl w:val="0"/>
        </w:rPr>
      </w:r>
    </w:p>
    <w:p w:rsidR="00000000" w:rsidDel="00000000" w:rsidP="00000000" w:rsidRDefault="00000000" w:rsidRPr="00000000" w14:paraId="00A0003E">
      <w:pPr>
        <w:pStyle w:val="Heading2"/>
        <w:rPr/>
      </w:pPr>
      <w:r>
        <w:rPr>
          <w:rtl w:val="0"/>
        </w:rPr>
        <w:t xml:space="preserve">Layer 3: Events ($20,000–$30,000 per year)</w:t>
      </w:r>
    </w:p>
    <w:p w:rsidR="00000000" w:rsidDel="00000000" w:rsidP="00000000" w:rsidRDefault="00000000" w:rsidRPr="00000000" w14:paraId="00A0003F">
      <w:pPr>
        <w:spacing w:after="60" w:lineRule="auto"/>
        <w:rPr/>
      </w:pPr>
      <w:r>
        <w:rPr>
          <w:rtl w:val="0"/>
        </w:rPr>
      </w:r>
    </w:p>
    <w:p w:rsidR="00000000" w:rsidDel="00000000" w:rsidP="00000000" w:rsidRDefault="00000000" w:rsidRPr="00000000" w14:paraId="00A00040">
      <w:pPr>
        <w:spacing w:after="120" w:lineRule="auto"/>
        <w:rPr/>
      </w:pPr>
      <w:r>
        <w:rPr>
          <w:rtl w:val="0"/>
        </w:rPr>
        <w:t xml:space="preserve">OnlyExit hosts regular events: founder sprints, demo nights, industry panels, and seasonal anchor events tied to Seattle Tech Week and CL Venture Week. Ticket pricing is $20–$25 per event. Events are supplemental revenue, not primary. Their real function is pipeline — they feed the funnel, build brand awareness, and give sponsors activation opportunities worth far more than the ticket revenue.</w:t>
      </w:r>
    </w:p>
    <w:p w:rsidR="00000000" w:rsidDel="00000000" w:rsidP="00000000" w:rsidRDefault="00000000" w:rsidRPr="00000000" w14:paraId="00B00001">
      <w:pPr>
        <w:spacing w:after="60" w:lineRule="auto"/>
        <w:rPr/>
      </w:pPr>
      <w:r>
        <w:rPr>
          <w:rtl w:val="0"/>
        </w:rPr>
      </w:r>
    </w:p>
    <w:p w:rsidR="00000000" w:rsidDel="00000000" w:rsidP="00000000" w:rsidRDefault="00000000" w:rsidRPr="00000000" w14:paraId="00B00002">
      <w:pPr>
        <w:spacing w:after="120" w:lineRule="auto"/>
        <w:rPr/>
      </w:pPr>
      <w:ins w:id="100" w:author="Perplexity Computer" w:date="2026-03-09T14:00:00Z">
        <w:r>
          <w:rPr>
            <w:rtl w:val="0"/>
          </w:rPr>
          <w:t xml:space="preserve">Founder Collision Sprints generate additional revenue at $300/person and $500/team, estimated 2x/month with 15–20 attendees. Projected $9,000–$20,000/month.</w:t>
        </w:r>
      </w:ins>
    </w:p>
    <w:p w:rsidR="00000000" w:rsidDel="00000000" w:rsidP="00000000" w:rsidRDefault="00000000" w:rsidRPr="00000000" w14:paraId="00A00041">
      <w:pPr>
        <w:spacing w:after="60" w:lineRule="auto"/>
        <w:rPr/>
      </w:pPr>
      <w:r>
        <w:rPr>
          <w:rtl w:val="0"/>
        </w:rPr>
      </w:r>
    </w:p>
    <w:p w:rsidR="00000000" w:rsidDel="00000000" w:rsidP="00000000" w:rsidRDefault="00000000" w:rsidRPr="00000000" w14:paraId="00A00042">
      <w:pPr>
        <w:pStyle w:val="Heading2"/>
        <w:rPr/>
      </w:pPr>
      <w:r>
        <w:rPr>
          <w:rtl w:val="0"/>
        </w:rPr>
        <w:t xml:space="preserve">Layer 4: Exploration Grants ($10,000–$20,000 per startup)</w:t>
      </w:r>
    </w:p>
    <w:p w:rsidR="00000000" w:rsidDel="00000000" w:rsidP="00000000" w:rsidRDefault="00000000" w:rsidRPr="00000000" w14:paraId="00A00043">
      <w:pPr>
        <w:spacing w:after="60" w:lineRule="auto"/>
        <w:rPr/>
      </w:pPr>
      <w:r>
        <w:rPr>
          <w:rtl w:val="0"/>
        </w:rPr>
      </w:r>
    </w:p>
    <w:p w:rsidR="00000000" w:rsidDel="00000000" w:rsidP="00000000" w:rsidRDefault="00000000" w:rsidRPr="00000000" w14:paraId="00A00044">
      <w:pPr>
        <w:spacing w:after="120" w:lineRule="auto"/>
        <w:rPr/>
      </w:pPr>
      <w:r>
        <w:rPr>
          <w:rtl w:val="0"/>
        </w:rPr>
        <w:t xml:space="preserve">Once sponsor revenue is established, OnlyExit funds exploration grants for the strongest resident teams. These are non-dilutive grants in the $10,000–$20,000 range, funded by a percentage of sponsor revenue allocated to a grant pool. Grants provide early runway for builders to test ideas without giving up equity. This is the bridge between the community and the future venture arm.</w:t>
      </w:r>
    </w:p>
    <w:p w:rsidR="00000000" w:rsidDel="00000000" w:rsidP="00000000" w:rsidRDefault="00000000" w:rsidRPr="00000000" w14:paraId="00A00045">
      <w:pPr>
        <w:spacing w:after="60" w:lineRule="auto"/>
        <w:rPr/>
      </w:pPr>
      <w:r>
        <w:rPr>
          <w:rtl w:val="0"/>
        </w:rPr>
      </w:r>
    </w:p>
    <w:p w:rsidR="00000000" w:rsidDel="00000000" w:rsidP="00000000" w:rsidRDefault="00000000" w:rsidRPr="00000000" w14:paraId="00A00046">
      <w:pPr>
        <w:spacing w:after="120" w:lineRule="auto"/>
        <w:rPr/>
      </w:pPr>
      <w:r>
        <w:rPr>
          <w:rtl w:val="0"/>
        </w:rPr>
        <w:t xml:space="preserve">The grant structure is deliberately small. The goal is not to fund startups. It is to remove the excuse of “I cannot afford to explore this.” If a team needs $15,000 to run a three-month experiment, the grant removes the financial friction. If the experiment works, the startup raises real venture capital. OnlyExit does not compete with VCs. It feeds them.</w:t>
      </w:r>
    </w:p>
    <w:p w:rsidR="00000000" w:rsidDel="00000000" w:rsidP="00000000" w:rsidRDefault="00000000" w:rsidRPr="00000000" w14:paraId="00A00047">
      <w:pPr>
        <w:spacing w:after="60" w:lineRule="auto"/>
        <w:rPr/>
      </w:pPr>
      <w:r>
        <w:rPr>
          <w:rtl w:val="0"/>
        </w:rPr>
      </w:r>
    </w:p>
    <w:p w:rsidR="00000000" w:rsidDel="00000000" w:rsidP="00000000" w:rsidRDefault="00000000" w:rsidRPr="00000000" w14:paraId="00A00048">
      <w:pPr>
        <w:pStyle w:val="Heading2"/>
        <w:rPr/>
      </w:pPr>
      <w:r>
        <w:rPr>
          <w:rtl w:val="0"/>
        </w:rPr>
        <w:t xml:space="preserve">Revenue Gating and Sequencing</w:t>
      </w:r>
    </w:p>
    <w:p w:rsidR="00000000" w:rsidDel="00000000" w:rsidP="00000000" w:rsidRDefault="00000000" w:rsidRPr="00000000" w14:paraId="00A00049">
      <w:pPr>
        <w:spacing w:after="60" w:lineRule="auto"/>
        <w:rPr/>
      </w:pPr>
      <w:r>
        <w:rPr>
          <w:rtl w:val="0"/>
        </w:rPr>
      </w:r>
    </w:p>
    <w:p w:rsidR="00000000" w:rsidDel="00000000" w:rsidP="00000000" w:rsidRDefault="00000000" w:rsidRPr="00000000" w14:paraId="00A0004A">
      <w:pPr>
        <w:spacing w:after="120" w:lineRule="auto"/>
        <w:rPr/>
      </w:pPr>
      <w:r>
        <w:rPr>
          <w:rtl w:val="0"/>
        </w:rPr>
        <w:t xml:space="preserve">Not everything launches at once. The model is sequenced by milestones:</w:t>
      </w:r>
    </w:p>
    <w:p w:rsidR="00000000" w:rsidDel="00000000" w:rsidP="00000000" w:rsidRDefault="00000000" w:rsidRPr="00000000" w14:paraId="00A0004B">
      <w:pPr>
        <w:spacing w:after="60" w:lineRule="auto"/>
        <w:rPr/>
      </w:pPr>
      <w:r>
        <w:rPr>
          <w:rtl w:val="0"/>
        </w:rPr>
      </w:r>
    </w:p>
    <w:p w:rsidR="00000000" w:rsidDel="00000000" w:rsidP="00000000" w:rsidRDefault="00000000" w:rsidRPr="00000000" w14:paraId="00A0004C">
      <w:pPr>
        <w:numPr>
          <w:ilvl w:val="0"/>
          <w:numId w:val="1"/>
        </w:numPr>
        <w:spacing w:after="60" w:lineRule="auto"/>
        <w:ind w:left="720" w:hanging="360"/>
        <w:rPr/>
      </w:pPr>
      <w:r>
        <w:rPr>
          <w:b w:val="1"/>
          <w:bCs w:val="1"/>
          <w:rtl w:val="0"/>
        </w:rPr>
        <w:t xml:space="preserve">Month 1: </w:t>
      </w:r>
      <w:r>
        <w:rPr>
          <w:rtl w:val="0"/>
        </w:rPr>
        <w:t xml:space="preserve">House opens. Rent revenue begins ($7K/month).</w:t>
      </w:r>
    </w:p>
    <w:p w:rsidR="00000000" w:rsidDel="00000000" w:rsidP="00000000" w:rsidRDefault="00000000" w:rsidRPr="00000000" w14:paraId="00A0004D">
      <w:pPr>
        <w:numPr>
          <w:ilvl w:val="0"/>
          <w:numId w:val="1"/>
        </w:numPr>
        <w:spacing w:after="60" w:lineRule="auto"/>
        <w:ind w:left="720" w:hanging="360"/>
        <w:rPr/>
      </w:pPr>
      <w:r>
        <w:rPr>
          <w:b w:val="1"/>
          <w:bCs w:val="1"/>
          <w:rtl w:val="0"/>
        </w:rPr>
        <w:t xml:space="preserve">Months 1–3: </w:t>
      </w:r>
      <w:r>
        <w:rPr>
          <w:rtl w:val="0"/>
        </w:rPr>
        <w:t xml:space="preserve">Close first two Founding Partners ($100K committed).</w:t>
      </w:r>
    </w:p>
    <w:p w:rsidR="00000000" w:rsidDel="00000000" w:rsidP="00000000" w:rsidRDefault="00000000" w:rsidRPr="00000000" w14:paraId="00A0004E">
      <w:pPr>
        <w:numPr>
          <w:ilvl w:val="0"/>
          <w:numId w:val="1"/>
        </w:numPr>
        <w:spacing w:after="60" w:lineRule="auto"/>
        <w:ind w:left="720" w:hanging="360"/>
        <w:rPr/>
      </w:pPr>
      <w:r>
        <w:rPr>
          <w:b w:val="1"/>
          <w:bCs w:val="1"/>
          <w:rtl w:val="0"/>
        </w:rPr>
        <w:t xml:space="preserve">Months 3–6: </w:t>
      </w:r>
      <w:r>
        <w:rPr>
          <w:rtl w:val="0"/>
        </w:rPr>
        <w:t xml:space="preserve">Close Category Partners as verticals fill ($150K+ committed).</w:t>
      </w:r>
    </w:p>
    <w:p w:rsidR="00000000" w:rsidDel="00000000" w:rsidP="00000000" w:rsidRDefault="00000000" w:rsidRPr="00000000" w14:paraId="00A0004F">
      <w:pPr>
        <w:numPr>
          <w:ilvl w:val="0"/>
          <w:numId w:val="1"/>
        </w:numPr>
        <w:spacing w:after="60" w:lineRule="auto"/>
        <w:ind w:left="720" w:hanging="360"/>
        <w:rPr/>
      </w:pPr>
      <w:r>
        <w:rPr>
          <w:b w:val="1"/>
          <w:bCs w:val="1"/>
          <w:rtl w:val="0"/>
        </w:rPr>
        <w:t xml:space="preserve">Month 4: </w:t>
      </w:r>
      <w:r>
        <w:rPr>
          <w:rtl w:val="0"/>
        </w:rPr>
        <w:t xml:space="preserve">First public events begin. Ticket revenue starts.</w:t>
      </w:r>
    </w:p>
    <w:p w:rsidR="00000000" w:rsidDel="00000000" w:rsidP="00000000" w:rsidRDefault="00000000" w:rsidRPr="00000000" w14:paraId="00A00050">
      <w:pPr>
        <w:numPr>
          <w:ilvl w:val="0"/>
          <w:numId w:val="1"/>
        </w:numPr>
        <w:spacing w:after="60" w:lineRule="auto"/>
        <w:ind w:left="720" w:hanging="360"/>
        <w:rPr/>
      </w:pPr>
      <w:r>
        <w:rPr>
          <w:b w:val="1"/>
          <w:bCs w:val="1"/>
          <w:rtl w:val="0"/>
        </w:rPr>
        <w:t xml:space="preserve">Month 6+: </w:t>
      </w:r>
      <w:r>
        <w:rPr>
          <w:rtl w:val="0"/>
        </w:rPr>
        <w:t xml:space="preserve">Grant pool opens once total sponsor commitments exceed $150K.</w:t>
      </w:r>
    </w:p>
    <w:p w:rsidR="00000000" w:rsidDel="00000000" w:rsidP="00000000" w:rsidRDefault="00000000" w:rsidRPr="00000000" w14:paraId="00A00051">
      <w:pPr>
        <w:numPr>
          <w:ilvl w:val="0"/>
          <w:numId w:val="1"/>
        </w:numPr>
        <w:spacing w:after="60" w:lineRule="auto"/>
        <w:ind w:left="720" w:hanging="360"/>
        <w:rPr/>
      </w:pPr>
      <w:r>
        <w:rPr>
          <w:b w:val="1"/>
          <w:bCs w:val="1"/>
          <w:rtl w:val="0"/>
        </w:rPr>
        <w:t xml:space="preserve">Month 8 (August): </w:t>
      </w:r>
      <w:r>
        <w:rPr>
          <w:rtl w:val="0"/>
        </w:rPr>
        <w:t xml:space="preserve">The Exit Vehicle arrives — gated on 2+ signed sponsors. Car becomes a content and brand asset for Seattle Tech Week and CL Venture Week.</w:t>
      </w:r>
    </w:p>
    <w:p w:rsidR="00000000" w:rsidDel="00000000" w:rsidP="00000000" w:rsidRDefault="00000000" w:rsidRPr="00000000" w14:paraId="00A00052">
      <w:pPr>
        <w:spacing w:after="60" w:lineRule="auto"/>
        <w:rPr/>
      </w:pPr>
      <w:r>
        <w:rPr>
          <w:rtl w:val="0"/>
        </w:rPr>
      </w:r>
    </w:p>
    <w:p w:rsidR="00000000" w:rsidDel="00000000" w:rsidP="00000000" w:rsidRDefault="00000000" w:rsidRPr="00000000" w14:paraId="00A00053">
      <w:pPr>
        <w:spacing w:after="120" w:lineRule="auto"/>
        <w:rPr/>
      </w:pPr>
      <w:r>
        <w:rPr>
          <w:rtl w:val="0"/>
        </w:rPr>
        <w:t xml:space="preserve">The venture arm is a future phase. It does not launch until the community has produced multiple funded startups and the brand has earned the right to take equity. See Section 12: Funding Doctrine.</w:t>
      </w:r>
    </w:p>
    <w:p w:rsidR="00000000" w:rsidDel="00000000" w:rsidP="00000000" w:rsidRDefault="00000000" w:rsidRPr="00000000" w14:paraId="00A00054">
      <w:pPr>
        <w:spacing w:after="60" w:lineRule="auto"/>
        <w:rPr/>
      </w:pPr>
      <w:r>
        <w:rPr>
          <w:rtl w:val="0"/>
        </w:rPr>
      </w:r>
    </w:p>
    <w:p w:rsidR="00000000" w:rsidDel="00000000" w:rsidP="00000000" w:rsidRDefault="00000000" w:rsidRPr="00000000" w14:paraId="00A00055">
      <w:pPr>
        <w:pStyle w:val="Heading1"/>
        <w:rPr/>
      </w:pPr>
      <w:r>
        <w:rPr>
          <w:rtl w:val="0"/>
        </w:rPr>
        <w:t xml:space="preserve">14. Competitive Landscape</w:t>
      </w:r>
    </w:p>
    <w:p w:rsidR="00000000" w:rsidDel="00000000" w:rsidP="00000000" w:rsidRDefault="00000000" w:rsidRPr="00000000" w14:paraId="00A00056">
      <w:pPr>
        <w:spacing w:after="60" w:lineRule="auto"/>
        <w:rPr/>
      </w:pPr>
      <w:r>
        <w:rPr>
          <w:rtl w:val="0"/>
        </w:rPr>
      </w:r>
    </w:p>
    <w:p w:rsidR="00000000" w:rsidDel="00000000" w:rsidP="00000000" w:rsidRDefault="00000000" w:rsidRPr="00000000" w14:paraId="00A00057">
      <w:pPr>
        <w:spacing w:after="120" w:lineRule="auto"/>
        <w:rPr/>
      </w:pPr>
      <w:r>
        <w:rPr>
          <w:b w:val="1"/>
          <w:bCs w:val="1"/>
          <w:rtl w:val="0"/>
        </w:rPr>
        <w:t xml:space="preserve">OnlyExit does not compete with accelerators. It competes with inertia — the decision to stay inside big tech instead of building.</w:t>
      </w:r>
    </w:p>
    <w:p w:rsidR="00000000" w:rsidDel="00000000" w:rsidP="00000000" w:rsidRDefault="00000000" w:rsidRPr="00000000" w14:paraId="00A00058">
      <w:pPr>
        <w:spacing w:after="60" w:lineRule="auto"/>
        <w:rPr/>
      </w:pPr>
      <w:r>
        <w:rPr>
          <w:rtl w:val="0"/>
        </w:rPr>
      </w:r>
    </w:p>
    <w:p w:rsidR="00000000" w:rsidDel="00000000" w:rsidP="00000000" w:rsidRDefault="00000000" w:rsidRPr="00000000" w14:paraId="00A00059">
      <w:pPr>
        <w:spacing w:after="120" w:lineRule="auto"/>
        <w:rPr/>
      </w:pPr>
      <w:r>
        <w:rPr>
          <w:rtl w:val="0"/>
        </w:rPr>
        <w:t xml:space="preserve">But two institutions have operated in adjacent territory and their trajectories are instructive: Entrepreneur First (EF) and On Deck (ODF). Understanding what they built, where they succeeded, and where they broke helps define what OnlyExit is and is not.</w:t>
      </w:r>
    </w:p>
    <w:p w:rsidR="00000000" w:rsidDel="00000000" w:rsidP="00000000" w:rsidRDefault="00000000" w:rsidRPr="00000000" w14:paraId="00A0005A">
      <w:pPr>
        <w:spacing w:after="60" w:lineRule="auto"/>
        <w:rPr/>
      </w:pPr>
      <w:r>
        <w:rPr>
          <w:rtl w:val="0"/>
        </w:rPr>
      </w:r>
    </w:p>
    <w:p w:rsidR="00000000" w:rsidDel="00000000" w:rsidP="00000000" w:rsidRDefault="00000000" w:rsidRPr="00000000" w14:paraId="00A0005B">
      <w:pPr>
        <w:pStyle w:val="Heading2"/>
        <w:rPr/>
      </w:pPr>
      <w:r>
        <w:rPr>
          <w:rtl w:val="0"/>
        </w:rPr>
        <w:t xml:space="preserve">Entrepreneur First: The Talent Investor</w:t>
      </w:r>
    </w:p>
    <w:p w:rsidR="00000000" w:rsidDel="00000000" w:rsidP="00000000" w:rsidRDefault="00000000" w:rsidRPr="00000000" w14:paraId="00A0005C">
      <w:pPr>
        <w:spacing w:after="60" w:lineRule="auto"/>
        <w:rPr/>
      </w:pPr>
      <w:r>
        <w:rPr>
          <w:rtl w:val="0"/>
        </w:rPr>
      </w:r>
    </w:p>
    <w:p w:rsidR="00000000" w:rsidDel="00000000" w:rsidP="00000000" w:rsidRDefault="00000000" w:rsidRPr="00000000" w14:paraId="00A0005D">
      <w:pPr>
        <w:spacing w:after="120" w:lineRule="auto"/>
        <w:rPr/>
      </w:pPr>
      <w:r>
        <w:rPr>
          <w:rtl w:val="0"/>
        </w:rPr>
        <w:t xml:space="preserve">Entrepreneur First, founded in London in 2011 by Matt Clifford and Alice Bentinck, pioneered “talent investing” — backing individuals before they have a cofounder, team, or idea. EF has produced over 600 companies with a combined portfolio value exceeding $13 billion. Notable alumni include Tractable (unicorn, SoftBank-backed), Magic Pony Technology (acquired by Twitter for ~$150M), and Aztec (backed by a16z). EF raised $158 million in its 2022 Series C from investors including the Collison brothers and Reid Hoffman.</w:t>
      </w:r>
    </w:p>
    <w:p w:rsidR="00000000" w:rsidDel="00000000" w:rsidP="00000000" w:rsidRDefault="00000000" w:rsidRPr="00000000" w14:paraId="00A0005E">
      <w:pPr>
        <w:spacing w:after="60" w:lineRule="auto"/>
        <w:rPr/>
      </w:pPr>
      <w:r>
        <w:rPr>
          <w:rtl w:val="0"/>
        </w:rPr>
      </w:r>
    </w:p>
    <w:p w:rsidR="00000000" w:rsidDel="00000000" w:rsidP="00000000" w:rsidRDefault="00000000" w:rsidRPr="00000000" w14:paraId="00A0005F">
      <w:pPr>
        <w:spacing w:after="120" w:lineRule="auto"/>
        <w:rPr/>
      </w:pPr>
      <w:r>
        <w:rPr>
          <w:b w:val="1"/>
          <w:bCs w:val="1"/>
          <w:rtl w:val="0"/>
        </w:rPr>
        <w:t xml:space="preserve">The EF model: </w:t>
      </w:r>
      <w:r>
        <w:rPr>
          <w:rtl w:val="0"/>
        </w:rPr>
        <w:t xml:space="preserve">Participants enter a 12-week FORM phase where they cycle through cofounder pairings, develop ideas, and pitch to an internal Investment Committee. Roughly half do not form a funded team. Those who pass receive up to $250,000 ($125K for 8% equity via post-money SAFE, plus $125K optional from a partner fund) and relocate to San Francisco for a 12-week LAUNCH phase ending in a Demo Day attended by 200+ VC partners.</w:t>
      </w:r>
    </w:p>
    <w:p w:rsidR="00000000" w:rsidDel="00000000" w:rsidP="00000000" w:rsidRDefault="00000000" w:rsidRPr="00000000" w14:paraId="00A00060">
      <w:pPr>
        <w:spacing w:after="60" w:lineRule="auto"/>
        <w:rPr/>
      </w:pPr>
      <w:r>
        <w:rPr>
          <w:rtl w:val="0"/>
        </w:rPr>
      </w:r>
    </w:p>
    <w:p w:rsidR="00000000" w:rsidDel="00000000" w:rsidP="00000000" w:rsidRDefault="00000000" w:rsidRPr="00000000" w14:paraId="00A00061">
      <w:pPr>
        <w:spacing w:after="120" w:lineRule="auto"/>
        <w:rPr/>
      </w:pPr>
      <w:r>
        <w:rPr>
          <w:b w:val="1"/>
          <w:bCs w:val="1"/>
          <w:rtl w:val="0"/>
        </w:rPr>
        <w:t xml:space="preserve">Where EF succeeds: </w:t>
      </w:r>
      <w:r>
        <w:rPr>
          <w:rtl w:val="0"/>
        </w:rPr>
        <w:t xml:space="preserve">Deep selection rigor. Institutional infrastructure around cofounder matching. A real track record of billion-dollar outcomes. Access to top-tier VC networks.</w:t>
      </w:r>
    </w:p>
    <w:p w:rsidR="00000000" w:rsidDel="00000000" w:rsidP="00000000" w:rsidRDefault="00000000" w:rsidRPr="00000000" w14:paraId="00A00062">
      <w:pPr>
        <w:spacing w:after="60" w:lineRule="auto"/>
        <w:rPr/>
      </w:pPr>
      <w:r>
        <w:rPr>
          <w:rtl w:val="0"/>
        </w:rPr>
      </w:r>
    </w:p>
    <w:p w:rsidR="00000000" w:rsidDel="00000000" w:rsidP="00000000" w:rsidRDefault="00000000" w:rsidRPr="00000000" w14:paraId="00A00063">
      <w:pPr>
        <w:spacing w:after="120" w:lineRule="auto"/>
        <w:rPr/>
      </w:pPr>
      <w:r>
        <w:rPr>
          <w:b w:val="1"/>
          <w:bCs w:val="1"/>
          <w:rtl w:val="0"/>
        </w:rPr>
        <w:t xml:space="preserve">Where EF falls short — and where OnlyExit diverges:</w:t>
      </w:r>
    </w:p>
    <w:p w:rsidR="00000000" w:rsidDel="00000000" w:rsidP="00000000" w:rsidRDefault="00000000" w:rsidRPr="00000000" w14:paraId="00A00064">
      <w:pPr>
        <w:spacing w:after="60" w:lineRule="auto"/>
        <w:rPr/>
      </w:pPr>
      <w:r>
        <w:rPr>
          <w:rtl w:val="0"/>
        </w:rPr>
      </w:r>
    </w:p>
    <w:p w:rsidR="00000000" w:rsidDel="00000000" w:rsidP="00000000" w:rsidRDefault="00000000" w:rsidRPr="00000000" w14:paraId="00A00065">
      <w:pPr>
        <w:numPr>
          <w:ilvl w:val="0"/>
          <w:numId w:val="1"/>
        </w:numPr>
        <w:spacing w:after="60" w:lineRule="auto"/>
        <w:ind w:left="720" w:hanging="360"/>
        <w:rPr/>
      </w:pPr>
      <w:r>
        <w:rPr>
          <w:b w:val="1"/>
          <w:bCs w:val="1"/>
          <w:rtl w:val="0"/>
        </w:rPr>
        <w:t xml:space="preserve">EF takes 8% equity for $125K. </w:t>
      </w:r>
      <w:r>
        <w:rPr>
          <w:rtl w:val="0"/>
        </w:rPr>
        <w:t xml:space="preserve">That is expensive by market standards (YC takes 7% for $500K). OnlyExit starts with non-dilutive grants. The relationship is trust-first, not extraction-first.</w:t>
      </w:r>
    </w:p>
    <w:p w:rsidR="00000000" w:rsidDel="00000000" w:rsidP="00000000" w:rsidRDefault="00000000" w:rsidRPr="00000000" w14:paraId="00A00066">
      <w:pPr>
        <w:numPr>
          <w:ilvl w:val="0"/>
          <w:numId w:val="1"/>
        </w:numPr>
        <w:spacing w:after="60" w:lineRule="auto"/>
        <w:ind w:left="720" w:hanging="360"/>
        <w:rPr/>
      </w:pPr>
      <w:r>
        <w:rPr>
          <w:b w:val="1"/>
          <w:bCs w:val="1"/>
          <w:rtl w:val="0"/>
        </w:rPr>
        <w:t xml:space="preserve">EF’s program is high-pressure evaluation, not community. </w:t>
      </w:r>
      <w:r>
        <w:rPr>
          <w:rtl w:val="0"/>
        </w:rPr>
        <w:t xml:space="preserve">Multiple participants describe the FORM phase as anxiety-driven, with constant assessment and “Love Island” social dynamics. OnlyExit is builder-first culture: radical transparency, shared pressure, mutual accountability — not institutional surveillance.</w:t>
      </w:r>
    </w:p>
    <w:p w:rsidR="00000000" w:rsidDel="00000000" w:rsidP="00000000" w:rsidRDefault="00000000" w:rsidRPr="00000000" w14:paraId="00A00067">
      <w:pPr>
        <w:numPr>
          <w:ilvl w:val="0"/>
          <w:numId w:val="1"/>
        </w:numPr>
        <w:spacing w:after="60" w:lineRule="auto"/>
        <w:ind w:left="720" w:hanging="360"/>
        <w:rPr/>
      </w:pPr>
      <w:r>
        <w:rPr>
          <w:b w:val="1"/>
          <w:bCs w:val="1"/>
          <w:rtl w:val="0"/>
        </w:rPr>
        <w:t xml:space="preserve">EF requires relocation to San Francisco. </w:t>
      </w:r>
      <w:r>
        <w:rPr>
          <w:rtl w:val="0"/>
        </w:rPr>
        <w:t xml:space="preserve">OnlyExit meets operators where they already are — Seattle, the second-largest AI talent pool in the country — and does not require uprooting.</w:t>
      </w:r>
    </w:p>
    <w:p w:rsidR="00000000" w:rsidDel="00000000" w:rsidP="00000000" w:rsidRDefault="00000000" w:rsidRPr="00000000" w14:paraId="00A00068">
      <w:pPr>
        <w:numPr>
          <w:ilvl w:val="0"/>
          <w:numId w:val="1"/>
        </w:numPr>
        <w:spacing w:after="60" w:lineRule="auto"/>
        <w:ind w:left="720" w:hanging="360"/>
        <w:rPr/>
      </w:pPr>
      <w:r>
        <w:rPr>
          <w:b w:val="1"/>
          <w:bCs w:val="1"/>
          <w:rtl w:val="0"/>
        </w:rPr>
        <w:t xml:space="preserve">EF is a program with fixed phases. </w:t>
      </w:r>
      <w:del w:id="154" w:author="Perplexity Computer" w:date="2026-03-09T14:00:00Z">
        <w:r>
          <w:rPr>
            <w:rtl w:val="0"/>
          </w:rPr>
          <w:delText xml:space="preserve">OnlyExit is a funnel with multiple entry points (weekend sprints, short residencies, six-week builds). Operators engage at the commitment level that fits their life.</w:delText>
        </w:r>
      </w:del>
      <w:ins w:id="155" w:author="Perplexity Computer" w:date="2026-03-09T14:00:00Z">
        <w:r>
          <w:rPr>
            <w:rtl w:val="0"/>
          </w:rPr>
          <w:t xml:space="preserve">OnlyExit is a funnel with three stages (Events, Founder Collision Sprints, The Residency). Operators engage at the commitment level that fits their life.</w:t>
        </w:r>
      </w:ins>
    </w:p>
    <w:p w:rsidR="00000000" w:rsidDel="00000000" w:rsidP="00000000" w:rsidRDefault="00000000" w:rsidRPr="00000000" w14:paraId="00A00069">
      <w:pPr>
        <w:numPr>
          <w:ilvl w:val="0"/>
          <w:numId w:val="1"/>
        </w:numPr>
        <w:spacing w:after="60" w:lineRule="auto"/>
        <w:ind w:left="720" w:hanging="360"/>
        <w:rPr/>
      </w:pPr>
      <w:r>
        <w:rPr>
          <w:b w:val="1"/>
          <w:bCs w:val="1"/>
          <w:rtl w:val="0"/>
        </w:rPr>
        <w:t xml:space="preserve">EF’s cofounder matching is prescribed. </w:t>
      </w:r>
      <w:r>
        <w:rPr>
          <w:rtl w:val="0"/>
        </w:rPr>
        <w:t xml:space="preserve">The “edge” framework pairs technical and commercial founders algorithmically. OnlyExit forms teams through real collaborative work — you build together, and the team emerges from the work, not from a framework.</w:t>
      </w:r>
    </w:p>
    <w:p w:rsidR="00000000" w:rsidDel="00000000" w:rsidP="00000000" w:rsidRDefault="00000000" w:rsidRPr="00000000" w14:paraId="00A0006A">
      <w:pPr>
        <w:spacing w:after="60" w:lineRule="auto"/>
        <w:rPr/>
      </w:pPr>
      <w:r>
        <w:rPr>
          <w:rtl w:val="0"/>
        </w:rPr>
      </w:r>
    </w:p>
    <w:p w:rsidR="00000000" w:rsidDel="00000000" w:rsidP="00000000" w:rsidRDefault="00000000" w:rsidRPr="00000000" w14:paraId="00A0006B">
      <w:pPr>
        <w:spacing w:after="120" w:lineRule="auto"/>
        <w:rPr/>
      </w:pPr>
      <w:r>
        <w:rPr>
          <w:rtl w:val="0"/>
        </w:rPr>
        <w:t xml:space="preserve">EF proves the thesis that investing in people before ideas can produce extraordinary companies. OnlyExit shares that thesis. But OnlyExit does not want to be a structured investment program that evaluates participants. It wants to be the environment where founders form naturally because the room is that good.</w:t>
      </w:r>
    </w:p>
    <w:p w:rsidR="00000000" w:rsidDel="00000000" w:rsidP="00000000" w:rsidRDefault="00000000" w:rsidRPr="00000000" w14:paraId="00A0006C">
      <w:pPr>
        <w:spacing w:after="60" w:lineRule="auto"/>
        <w:rPr/>
      </w:pPr>
      <w:r>
        <w:rPr>
          <w:rtl w:val="0"/>
        </w:rPr>
      </w:r>
    </w:p>
    <w:p w:rsidR="00000000" w:rsidDel="00000000" w:rsidP="00000000" w:rsidRDefault="00000000" w:rsidRPr="00000000" w14:paraId="00A0006D">
      <w:pPr>
        <w:pStyle w:val="Heading2"/>
        <w:rPr/>
      </w:pPr>
      <w:r>
        <w:rPr>
          <w:rtl w:val="0"/>
        </w:rPr>
        <w:t xml:space="preserve">On Deck: The Cautionary Tale</w:t>
      </w:r>
    </w:p>
    <w:p w:rsidR="00000000" w:rsidDel="00000000" w:rsidP="00000000" w:rsidRDefault="00000000" w:rsidRPr="00000000" w14:paraId="00A0006E">
      <w:pPr>
        <w:spacing w:after="60" w:lineRule="auto"/>
        <w:rPr/>
      </w:pPr>
      <w:r>
        <w:rPr>
          <w:rtl w:val="0"/>
        </w:rPr>
      </w:r>
    </w:p>
    <w:p w:rsidR="00000000" w:rsidDel="00000000" w:rsidP="00000000" w:rsidRDefault="00000000" w:rsidRPr="00000000" w14:paraId="00A0006F">
      <w:pPr>
        <w:spacing w:after="120" w:lineRule="auto"/>
        <w:rPr/>
      </w:pPr>
      <w:r>
        <w:rPr>
          <w:rtl w:val="0"/>
        </w:rPr>
        <w:t xml:space="preserve">On Deck was founded in 2016 by Erik Torenberg as a dinner series for experienced tech operators considering their next move. At its peak in 2021, On Deck had raised $60 million (including a $40M Series B led by Tiger Global at a $650 million valuation), launched over 20 distinct fellowship programs, and announced a $100 million venture fund (ODX) to invest in its own community members.</w:t>
      </w:r>
    </w:p>
    <w:p w:rsidR="00000000" w:rsidDel="00000000" w:rsidP="00000000" w:rsidRDefault="00000000" w:rsidRPr="00000000" w14:paraId="00A00070">
      <w:pPr>
        <w:spacing w:after="60" w:lineRule="auto"/>
        <w:rPr/>
      </w:pPr>
      <w:r>
        <w:rPr>
          <w:rtl w:val="0"/>
        </w:rPr>
      </w:r>
    </w:p>
    <w:p w:rsidR="00000000" w:rsidDel="00000000" w:rsidP="00000000" w:rsidRDefault="00000000" w:rsidRPr="00000000" w14:paraId="00A00071">
      <w:pPr>
        <w:spacing w:after="120" w:lineRule="auto"/>
        <w:rPr/>
      </w:pPr>
      <w:r>
        <w:rPr>
          <w:rtl w:val="0"/>
        </w:rPr>
        <w:t xml:space="preserve">By late 2022, it had collapsed. Two rounds of layoffs cut over half the staff. Tiger Global withdrew its $100M fund commitment. Erik Torenberg stepped down. Multiple communities were sunsetted. The $650 million valuation evaporated.</w:t>
      </w:r>
    </w:p>
    <w:p w:rsidR="00000000" w:rsidDel="00000000" w:rsidP="00000000" w:rsidRDefault="00000000" w:rsidRPr="00000000" w14:paraId="00A00072">
      <w:pPr>
        <w:spacing w:after="60" w:lineRule="auto"/>
        <w:rPr/>
      </w:pPr>
      <w:r>
        <w:rPr>
          <w:rtl w:val="0"/>
        </w:rPr>
      </w:r>
    </w:p>
    <w:p w:rsidR="00000000" w:rsidDel="00000000" w:rsidP="00000000" w:rsidRDefault="00000000" w:rsidRPr="00000000" w14:paraId="00A00073">
      <w:pPr>
        <w:spacing w:after="120" w:lineRule="auto"/>
        <w:rPr/>
      </w:pPr>
      <w:r>
        <w:rPr>
          <w:b w:val="1"/>
          <w:bCs w:val="1"/>
          <w:rtl w:val="0"/>
        </w:rPr>
        <w:t xml:space="preserve">What went wrong — the full chain:</w:t>
      </w:r>
    </w:p>
    <w:p w:rsidR="00000000" w:rsidDel="00000000" w:rsidP="00000000" w:rsidRDefault="00000000" w:rsidRPr="00000000" w14:paraId="00A00074">
      <w:pPr>
        <w:spacing w:after="60" w:lineRule="auto"/>
        <w:rPr/>
      </w:pPr>
      <w:r>
        <w:rPr>
          <w:rtl w:val="0"/>
        </w:rPr>
      </w:r>
    </w:p>
    <w:p w:rsidR="00000000" w:rsidDel="00000000" w:rsidP="00000000" w:rsidRDefault="00000000" w:rsidRPr="00000000" w14:paraId="00A00075">
      <w:pPr>
        <w:numPr>
          <w:ilvl w:val="0"/>
          <w:numId w:val="1"/>
        </w:numPr>
        <w:spacing w:after="60" w:lineRule="auto"/>
        <w:ind w:left="720" w:hanging="360"/>
        <w:rPr/>
      </w:pPr>
      <w:r>
        <w:rPr>
          <w:b w:val="1"/>
          <w:bCs w:val="1"/>
          <w:rtl w:val="0"/>
        </w:rPr>
        <w:t xml:space="preserve">Overexpansion destroyed focus. </w:t>
      </w:r>
      <w:r>
        <w:rPr>
          <w:rtl w:val="0"/>
        </w:rPr>
        <w:t xml:space="preserve">On Deck launched fellowships for founders, angels, VCs, engineers, designers, writers, podcasters, chiefs of staff, climate tech operators — over 20 programs serving wildly different audiences. The cofounders later admitted: “This broad focus also caused substantial tensions. What we’ve always projected as a strength — serving multiple user groups and building flywheels between them — also fractured our focus and brand.”</w:t>
      </w:r>
    </w:p>
    <w:p w:rsidR="00000000" w:rsidDel="00000000" w:rsidP="00000000" w:rsidRDefault="00000000" w:rsidRPr="00000000" w14:paraId="00A00076">
      <w:pPr>
        <w:numPr>
          <w:ilvl w:val="0"/>
          <w:numId w:val="1"/>
        </w:numPr>
        <w:spacing w:after="60" w:lineRule="auto"/>
        <w:ind w:left="720" w:hanging="360"/>
        <w:rPr/>
      </w:pPr>
      <w:r>
        <w:rPr>
          <w:b w:val="1"/>
          <w:bCs w:val="1"/>
          <w:rtl w:val="0"/>
        </w:rPr>
        <w:t xml:space="preserve">The business model had structural tension. </w:t>
      </w:r>
      <w:r>
        <w:rPr>
          <w:rtl w:val="0"/>
        </w:rPr>
        <w:t xml:space="preserve">On Deck was simultaneously a paid membership platform, a venture fund, a talent marketplace, and a content platform. Each model has different incentives and unit economics. They were theoretically complementary but operationally incompatible.</w:t>
      </w:r>
    </w:p>
    <w:p w:rsidR="00000000" w:rsidDel="00000000" w:rsidP="00000000" w:rsidRDefault="00000000" w:rsidRPr="00000000" w14:paraId="00A00077">
      <w:pPr>
        <w:numPr>
          <w:ilvl w:val="0"/>
          <w:numId w:val="1"/>
        </w:numPr>
        <w:spacing w:after="60" w:lineRule="auto"/>
        <w:ind w:left="720" w:hanging="360"/>
        <w:rPr/>
      </w:pPr>
      <w:r>
        <w:rPr>
          <w:b w:val="1"/>
          <w:bCs w:val="1"/>
          <w:rtl w:val="0"/>
        </w:rPr>
        <w:t xml:space="preserve">Tiger Global’s withdrawal killed the fund. </w:t>
      </w:r>
      <w:r>
        <w:rPr>
          <w:rtl w:val="0"/>
        </w:rPr>
        <w:t xml:space="preserve">On Deck had spent as if the $100M ODX fund commitment was certain. When Tiger pulled back amid the 2022 VC contraction, On Deck was left with nine months of runway and an unsustainable cost structure.</w:t>
      </w:r>
    </w:p>
    <w:p w:rsidR="00000000" w:rsidDel="00000000" w:rsidP="00000000" w:rsidRDefault="00000000" w:rsidRPr="00000000" w14:paraId="00A00078">
      <w:pPr>
        <w:numPr>
          <w:ilvl w:val="0"/>
          <w:numId w:val="1"/>
        </w:numPr>
        <w:spacing w:after="60" w:lineRule="auto"/>
        <w:ind w:left="720" w:hanging="360"/>
        <w:rPr/>
      </w:pPr>
      <w:r>
        <w:rPr>
          <w:b w:val="1"/>
          <w:bCs w:val="1"/>
          <w:rtl w:val="0"/>
        </w:rPr>
        <w:t xml:space="preserve">The $650M valuation was unearned. </w:t>
      </w:r>
      <w:r>
        <w:rPr>
          <w:rtl w:val="0"/>
        </w:rPr>
        <w:t xml:space="preserve">A membership-fee community business does not justify a $650M valuation on fundamentals. The number reflected ZIRP-era enthusiasm for anything with “network effects” language, not durable economics.</w:t>
      </w:r>
    </w:p>
    <w:p w:rsidR="00000000" w:rsidDel="00000000" w:rsidP="00000000" w:rsidRDefault="00000000" w:rsidRPr="00000000" w14:paraId="00A00079">
      <w:pPr>
        <w:spacing w:after="60" w:lineRule="auto"/>
        <w:rPr/>
      </w:pPr>
      <w:r>
        <w:rPr>
          <w:rtl w:val="0"/>
        </w:rPr>
      </w:r>
    </w:p>
    <w:p w:rsidR="00000000" w:rsidDel="00000000" w:rsidP="00000000" w:rsidRDefault="00000000" w:rsidRPr="00000000" w14:paraId="00A0007A">
      <w:pPr>
        <w:spacing w:after="120" w:lineRule="auto"/>
        <w:rPr/>
      </w:pPr>
      <w:r>
        <w:rPr>
          <w:b w:val="1"/>
          <w:bCs w:val="1"/>
          <w:rtl w:val="0"/>
        </w:rPr>
        <w:t xml:space="preserve">What On Deck became: </w:t>
      </w:r>
      <w:r>
        <w:rPr>
          <w:rtl w:val="0"/>
        </w:rPr>
        <w:t xml:space="preserve">A stripped-down one-week in-person fellowship at ~$2,990 per person. No venture fund. No equity. No grand “Stanford for the internet” ambition. The 1,000+ companies its alumni have started are real, but the institution that was supposed to support them is a shadow of what it was.</w:t>
      </w:r>
    </w:p>
    <w:p w:rsidR="00000000" w:rsidDel="00000000" w:rsidP="00000000" w:rsidRDefault="00000000" w:rsidRPr="00000000" w14:paraId="00A0007B">
      <w:pPr>
        <w:spacing w:after="60" w:lineRule="auto"/>
        <w:rPr/>
      </w:pPr>
      <w:r>
        <w:rPr>
          <w:rtl w:val="0"/>
        </w:rPr>
      </w:r>
    </w:p>
    <w:p w:rsidR="00000000" w:rsidDel="00000000" w:rsidP="00000000" w:rsidRDefault="00000000" w:rsidRPr="00000000" w14:paraId="00A0007C">
      <w:pPr>
        <w:spacing w:after="120" w:lineRule="auto"/>
        <w:rPr/>
      </w:pPr>
      <w:r>
        <w:rPr>
          <w:b w:val="1"/>
          <w:bCs w:val="1"/>
          <w:rtl w:val="0"/>
        </w:rPr>
        <w:t xml:space="preserve">The lessons for OnlyExit are direct:</w:t>
      </w:r>
    </w:p>
    <w:p w:rsidR="00000000" w:rsidDel="00000000" w:rsidP="00000000" w:rsidRDefault="00000000" w:rsidRPr="00000000" w14:paraId="00A0007D">
      <w:pPr>
        <w:spacing w:after="60" w:lineRule="auto"/>
        <w:rPr/>
      </w:pPr>
      <w:r>
        <w:rPr>
          <w:rtl w:val="0"/>
        </w:rPr>
      </w:r>
    </w:p>
    <w:p w:rsidR="00000000" w:rsidDel="00000000" w:rsidP="00000000" w:rsidRDefault="00000000" w:rsidRPr="00000000" w14:paraId="00A0007E">
      <w:pPr>
        <w:numPr>
          <w:ilvl w:val="0"/>
          <w:numId w:val="1"/>
        </w:numPr>
        <w:spacing w:after="60" w:lineRule="auto"/>
        <w:ind w:left="720" w:hanging="360"/>
        <w:rPr/>
      </w:pPr>
      <w:r>
        <w:rPr>
          <w:b w:val="1"/>
          <w:bCs w:val="1"/>
          <w:rtl w:val="0"/>
        </w:rPr>
        <w:t xml:space="preserve">Do one thing. Do it deeper than anyone. </w:t>
      </w:r>
      <w:r>
        <w:rPr>
          <w:rtl w:val="0"/>
        </w:rPr>
        <w:t xml:space="preserve">On Deck died from trying to serve everyone. OnlyExit serves one audience: elite operators leaving big tech to start companies. That is it.</w:t>
      </w:r>
    </w:p>
    <w:p w:rsidR="00000000" w:rsidDel="00000000" w:rsidP="00000000" w:rsidRDefault="00000000" w:rsidRPr="00000000" w14:paraId="00A0007F">
      <w:pPr>
        <w:numPr>
          <w:ilvl w:val="0"/>
          <w:numId w:val="1"/>
        </w:numPr>
        <w:spacing w:after="60" w:lineRule="auto"/>
        <w:ind w:left="720" w:hanging="360"/>
        <w:rPr/>
      </w:pPr>
      <w:r>
        <w:rPr>
          <w:b w:val="1"/>
          <w:bCs w:val="1"/>
          <w:rtl w:val="0"/>
        </w:rPr>
        <w:t xml:space="preserve">Revenue must come from the model, not from fundraising. </w:t>
      </w:r>
      <w:r>
        <w:rPr>
          <w:rtl w:val="0"/>
        </w:rPr>
        <w:t xml:space="preserve">OnlyExit’s house is cash-flow positive from rent on Day 1. Sponsor revenue funds growth. The venture arm launches only after the community proves itself.</w:t>
      </w:r>
    </w:p>
    <w:p w:rsidR="00000000" w:rsidDel="00000000" w:rsidP="00000000" w:rsidRDefault="00000000" w:rsidRPr="00000000" w14:paraId="00A00080">
      <w:pPr>
        <w:numPr>
          <w:ilvl w:val="0"/>
          <w:numId w:val="1"/>
        </w:numPr>
        <w:spacing w:after="60" w:lineRule="auto"/>
        <w:ind w:left="720" w:hanging="360"/>
        <w:rPr/>
      </w:pPr>
      <w:r>
        <w:rPr>
          <w:b w:val="1"/>
          <w:bCs w:val="1"/>
          <w:rtl w:val="0"/>
        </w:rPr>
        <w:t xml:space="preserve">Never let valuation outpace value. </w:t>
      </w:r>
      <w:r>
        <w:rPr>
          <w:rtl w:val="0"/>
        </w:rPr>
        <w:t xml:space="preserve">On Deck raised at a valuation that required it to become a platform serving tens of thousands. OnlyExit’s power is in small rooms with strong filters. Growth is measured in startups formed, not members enrolled.</w:t>
      </w:r>
    </w:p>
    <w:p w:rsidR="00000000" w:rsidDel="00000000" w:rsidP="00000000" w:rsidRDefault="00000000" w:rsidRPr="00000000" w14:paraId="00A00081">
      <w:pPr>
        <w:numPr>
          <w:ilvl w:val="0"/>
          <w:numId w:val="1"/>
        </w:numPr>
        <w:spacing w:after="60" w:lineRule="auto"/>
        <w:ind w:left="720" w:hanging="360"/>
        <w:rPr/>
      </w:pPr>
      <w:r>
        <w:rPr>
          <w:b w:val="1"/>
          <w:bCs w:val="1"/>
          <w:rtl w:val="0"/>
        </w:rPr>
        <w:t xml:space="preserve">Community is not a business model. Community that produces companies is. </w:t>
      </w:r>
      <w:r>
        <w:rPr>
          <w:rtl w:val="0"/>
        </w:rPr>
        <w:t xml:space="preserve">On Deck had community. It had high NPS. It had 10,000+ members. But the flywheel between community and company formation was too loose. OnlyExit’s entire architecture — the funnel, the house, the build cycles, the grants — is designed to produce one output: startups.</w:t>
      </w:r>
    </w:p>
    <w:p w:rsidR="00000000" w:rsidDel="00000000" w:rsidP="00000000" w:rsidRDefault="00000000" w:rsidRPr="00000000" w14:paraId="00A00082">
      <w:pPr>
        <w:spacing w:after="60" w:lineRule="auto"/>
        <w:rPr/>
      </w:pPr>
      <w:r>
        <w:rPr>
          <w:rtl w:val="0"/>
        </w:rPr>
      </w:r>
    </w:p>
    <w:p w:rsidR="00000000" w:rsidDel="00000000" w:rsidP="00000000" w:rsidRDefault="00000000" w:rsidRPr="00000000" w14:paraId="00A00083">
      <w:pPr>
        <w:pStyle w:val="Heading2"/>
        <w:rPr/>
      </w:pPr>
      <w:r>
        <w:rPr>
          <w:rtl w:val="0"/>
        </w:rPr>
        <w:t xml:space="preserve">Where OnlyExit Sits</w:t>
      </w:r>
    </w:p>
    <w:p w:rsidR="00000000" w:rsidDel="00000000" w:rsidP="00000000" w:rsidRDefault="00000000" w:rsidRPr="00000000" w14:paraId="00A00084">
      <w:pPr>
        <w:spacing w:after="60" w:lineRule="auto"/>
        <w:rPr/>
      </w:pPr>
      <w:r>
        <w:rPr>
          <w:rtl w:val="0"/>
        </w:rPr>
      </w:r>
    </w:p>
    <w:p w:rsidR="00000000" w:rsidDel="00000000" w:rsidP="00000000" w:rsidRDefault="00000000" w:rsidRPr="00000000" w14:paraId="00A00085">
      <w:pPr>
        <w:spacing w:after="120" w:lineRule="auto"/>
        <w:rPr/>
      </w:pPr>
      <w:r>
        <w:rPr>
          <w:rtl w:val="0"/>
        </w:rPr>
        <w:t xml:space="preserve">OnlyExit is not EF (a structured investment program that evaluates and funds) and it is not On Deck (a broad community platform that tried to serve everyone). OnlyExit is founder formation infrastructure — physical, intense, focused — that creates the conditions for startups to emerge from a curated room of elite operators.</w:t>
      </w:r>
    </w:p>
    <w:p w:rsidR="00000000" w:rsidDel="00000000" w:rsidP="00000000" w:rsidRDefault="00000000" w:rsidRPr="00000000" w14:paraId="00A00086">
      <w:pPr>
        <w:spacing w:after="60" w:lineRule="auto"/>
        <w:rPr/>
      </w:pPr>
      <w:r>
        <w:rPr>
          <w:rtl w:val="0"/>
        </w:rPr>
      </w:r>
    </w:p>
    <w:p w:rsidR="00000000" w:rsidDel="00000000" w:rsidP="00000000" w:rsidRDefault="00000000" w:rsidRPr="00000000" w14:paraId="00A00087">
      <w:pPr>
        <w:spacing w:after="120" w:lineRule="auto"/>
        <w:rPr/>
      </w:pPr>
      <w:r>
        <w:rPr>
          <w:rtl w:val="0"/>
        </w:rPr>
        <w:t xml:space="preserve">EF proves the market exists. On Deck proves what kills you if you lose focus. OnlyExit takes the lesson from both: invest in people before ideas, stay radically focused, and let the companies prove the model.</w:t>
      </w:r>
    </w:p>
    <w:p w:rsidR="00000000" w:rsidDel="00000000" w:rsidP="00000000" w:rsidRDefault="00000000" w:rsidRPr="00000000" w14:paraId="00000187">
      <w:pPr>
        <w:pStyle w:val="Heading1"/>
        <w:rPr/>
      </w:pPr>
      <w:r>
        <w:rPr>
          <w:rtl w:val="0"/>
        </w:rPr>
        <w:t xml:space="preserve">15. Success Metrics</w:t>
      </w:r>
    </w:p>
    <w:p w:rsidR="00000000" w:rsidDel="00000000" w:rsidP="00000000" w:rsidRDefault="00000000" w:rsidRPr="00000000" w14:paraId="00000188">
      <w:pPr>
        <w:spacing w:after="60" w:lineRule="auto"/>
        <w:rPr/>
      </w:pPr>
      <w:r>
        <w:rPr>
          <w:rtl w:val="0"/>
        </w:rPr>
      </w:r>
    </w:p>
    <w:p w:rsidR="00000000" w:rsidDel="00000000" w:rsidP="00000000" w:rsidRDefault="00000000" w:rsidRPr="00000000" w14:paraId="00000189">
      <w:pPr>
        <w:spacing w:after="120" w:lineRule="auto"/>
        <w:rPr/>
      </w:pPr>
      <w:r>
        <w:rPr>
          <w:rtl w:val="0"/>
        </w:rPr>
        <w:t xml:space="preserve">The success of OnlyExit should be measured by real founder formation, not vanity metrics. But the standard startup metrics are incomplete. The deepest metric is not companies formed. It is something more original.</w:t>
      </w:r>
    </w:p>
    <w:p w:rsidR="00000000" w:rsidDel="00000000" w:rsidP="00000000" w:rsidRDefault="00000000" w:rsidRPr="00000000" w14:paraId="0000018A">
      <w:pPr>
        <w:spacing w:after="60" w:lineRule="auto"/>
        <w:rPr/>
      </w:pPr>
      <w:r>
        <w:rPr>
          <w:rtl w:val="0"/>
        </w:rPr>
      </w:r>
    </w:p>
    <w:p w:rsidR="00000000" w:rsidDel="00000000" w:rsidP="00000000" w:rsidRDefault="00000000" w:rsidRPr="00000000" w14:paraId="0000018B">
      <w:pPr>
        <w:pStyle w:val="Heading2"/>
        <w:rPr/>
      </w:pPr>
      <w:r>
        <w:rPr>
          <w:rtl w:val="0"/>
        </w:rPr>
        <w:t xml:space="preserve">The Primary Metric: Founder Pairs Formed</w:t>
      </w:r>
    </w:p>
    <w:p w:rsidR="00000000" w:rsidDel="00000000" w:rsidP="00000000" w:rsidRDefault="00000000" w:rsidRPr="00000000" w14:paraId="0000018C">
      <w:pPr>
        <w:spacing w:after="120" w:lineRule="auto"/>
        <w:rPr/>
      </w:pPr>
      <w:r>
        <w:rPr>
          <w:rtl w:val="0"/>
        </w:rPr>
        <w:t xml:space="preserve">The metric that made Y Combinator unstoppable was not funding size, acceptance rate, or demo day hype. It was this:</w:t>
      </w:r>
    </w:p>
    <w:p w:rsidR="00000000" w:rsidDel="00000000" w:rsidP="00000000" w:rsidRDefault="00000000" w:rsidRPr="00000000" w14:paraId="0000018D">
      <w:pPr>
        <w:spacing w:after="60" w:lineRule="auto"/>
        <w:rPr/>
      </w:pPr>
      <w:r>
        <w:rPr>
          <w:rtl w:val="0"/>
        </w:rPr>
      </w:r>
    </w:p>
    <w:p w:rsidR="00000000" w:rsidDel="00000000" w:rsidP="00000000" w:rsidRDefault="00000000" w:rsidRPr="00000000" w14:paraId="0000018E">
      <w:pPr>
        <w:spacing w:after="120" w:lineRule="auto"/>
        <w:rPr/>
      </w:pPr>
      <w:r>
        <w:rPr>
          <w:b w:val="1"/>
          <w:bCs w:val="1"/>
          <w:rtl w:val="0"/>
        </w:rPr>
        <w:t xml:space="preserve">Number of successful founder–founder relationships formed per cohort.</w:t>
      </w:r>
      <w:r>
        <w:rPr>
          <w:rtl w:val="0"/>
        </w:rPr>
      </w:r>
    </w:p>
    <w:p w:rsidR="00000000" w:rsidDel="00000000" w:rsidP="00000000" w:rsidRDefault="00000000" w:rsidRPr="00000000" w14:paraId="0000018F">
      <w:pPr>
        <w:spacing w:after="60" w:lineRule="auto"/>
        <w:rPr/>
      </w:pPr>
      <w:r>
        <w:rPr>
          <w:rtl w:val="0"/>
        </w:rPr>
      </w:r>
    </w:p>
    <w:p w:rsidR="00000000" w:rsidDel="00000000" w:rsidP="00000000" w:rsidRDefault="00000000" w:rsidRPr="00000000" w14:paraId="00000190">
      <w:pPr>
        <w:spacing w:after="120" w:lineRule="auto"/>
        <w:rPr/>
      </w:pPr>
      <w:r>
        <w:rPr>
          <w:rtl w:val="0"/>
        </w:rPr>
        <w:t xml:space="preserve">Not companies. Founder relationships. That subtle difference explains almost everything about YC’s power.</w:t>
      </w:r>
    </w:p>
    <w:p w:rsidR="00000000" w:rsidDel="00000000" w:rsidP="00000000" w:rsidRDefault="00000000" w:rsidRPr="00000000" w14:paraId="00000191">
      <w:pPr>
        <w:spacing w:after="60" w:lineRule="auto"/>
        <w:rPr/>
      </w:pPr>
      <w:r>
        <w:rPr>
          <w:rtl w:val="0"/>
        </w:rPr>
      </w:r>
    </w:p>
    <w:p w:rsidR="00000000" w:rsidDel="00000000" w:rsidP="00000000" w:rsidRDefault="00000000" w:rsidRPr="00000000" w14:paraId="00000192">
      <w:pPr>
        <w:spacing w:after="120" w:lineRule="auto"/>
        <w:rPr/>
      </w:pPr>
      <w:r>
        <w:rPr>
          <w:rtl w:val="0"/>
        </w:rPr>
        <w:t xml:space="preserve">Most startup programs optimize for number of startups funded, demo day valuation, or investor attendance. YC unintentionally optimized something deeper: how many high-quality founders became tightly connected to each other. Once those bonds form, the network compounds. Founders share hires, share investors, share technical advice, cross-invest, and promote each other. That creates a dense founder graph. That graph later produced Stripe, Airbnb, Coinbase, and DoorDash. The real asset of YC is not capital. It is the founder graph.</w:t>
      </w:r>
    </w:p>
    <w:p w:rsidR="00000000" w:rsidDel="00000000" w:rsidP="00000000" w:rsidRDefault="00000000" w:rsidRPr="00000000" w14:paraId="00000193">
      <w:pPr>
        <w:spacing w:after="60" w:lineRule="auto"/>
        <w:rPr/>
      </w:pPr>
      <w:r>
        <w:rPr>
          <w:rtl w:val="0"/>
        </w:rPr>
      </w:r>
    </w:p>
    <w:p w:rsidR="00000000" w:rsidDel="00000000" w:rsidP="00000000" w:rsidRDefault="00000000" w:rsidRPr="00000000" w14:paraId="00000194">
      <w:pPr>
        <w:spacing w:after="120" w:lineRule="auto"/>
        <w:rPr/>
      </w:pPr>
      <w:r>
        <w:rPr>
          <w:rtl w:val="0"/>
        </w:rPr>
        <w:t xml:space="preserve">OnlyExit should measure relationship density and founder graph formation, not just downstream startup count.</w:t>
      </w:r>
    </w:p>
    <w:p w:rsidR="00000000" w:rsidDel="00000000" w:rsidP="00000000" w:rsidRDefault="00000000" w:rsidRPr="00000000" w14:paraId="00000195">
      <w:pPr>
        <w:spacing w:after="60" w:lineRule="auto"/>
        <w:rPr/>
      </w:pPr>
      <w:r>
        <w:rPr>
          <w:rtl w:val="0"/>
        </w:rPr>
      </w:r>
    </w:p>
    <w:p w:rsidR="00000000" w:rsidDel="00000000" w:rsidP="00000000" w:rsidRDefault="00000000" w:rsidRPr="00000000" w14:paraId="00000196">
      <w:pPr>
        <w:pStyle w:val="Heading2"/>
        <w:rPr/>
      </w:pPr>
      <w:r>
        <w:rPr>
          <w:rtl w:val="0"/>
        </w:rPr>
        <w:t xml:space="preserve">The Full Metric Stack</w:t>
      </w:r>
    </w:p>
    <w:p w:rsidR="00000000" w:rsidDel="00000000" w:rsidP="00000000" w:rsidRDefault="00000000" w:rsidRPr="00000000" w14:paraId="00000197">
      <w:pPr>
        <w:spacing w:after="60" w:lineRule="auto"/>
        <w:rPr/>
      </w:pPr>
      <w:r>
        <w:rPr>
          <w:rtl w:val="0"/>
        </w:rPr>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Founder pairs formed per event or house (primary)</w:t>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Founder teams formed</w:t>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formed from the network</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Follow-on funding raised by alumni</w:t>
      </w:r>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Alumni reinvestment into the network (mentoring, investing, returning)</w:t>
      </w:r>
    </w:p>
    <w:p w:rsidR="00000000" w:rsidDel="00000000" w:rsidP="00000000" w:rsidRDefault="00000000" w:rsidRPr="00000000" w14:paraId="0000019D">
      <w:pPr>
        <w:spacing w:after="6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19E">
            <w:pPr>
              <w:rPr/>
            </w:pPr>
            <w:r>
              <w:rPr>
                <w:b w:val="1"/>
                <w:bCs w:val="1"/>
                <w:sz w:val="20"/>
                <w:szCs w:val="20"/>
                <w:rtl w:val="0"/>
              </w:rPr>
              <w:t xml:space="preserve">Environment</w:t>
            </w:r>
            <w:r>
              <w:rPr>
                <w:rtl w:val="0"/>
              </w:rPr>
            </w:r>
          </w:p>
        </w:tc>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19F">
            <w:pPr>
              <w:rPr/>
            </w:pPr>
            <w:r>
              <w:rPr>
                <w:b w:val="1"/>
                <w:bCs w:val="1"/>
                <w:sz w:val="20"/>
                <w:szCs w:val="20"/>
                <w:rtl w:val="0"/>
              </w:rPr>
              <w:t xml:space="preserve">Operators</w:t>
            </w:r>
            <w:r>
              <w:rPr>
                <w:rtl w:val="0"/>
              </w:rPr>
            </w:r>
          </w:p>
        </w:tc>
        <w:tc>
          <w:tcPr>
            <w:tcBorders>
              <w:top w:color="cccccc" w:space="0" w:sz="4" w:val="single"/>
              <w:left w:color="cccccc" w:space="0" w:sz="4" w:val="single"/>
              <w:bottom w:color="cccccc" w:space="0" w:sz="4" w:val="single"/>
              <w:right w:color="cccccc" w:space="0" w:sz="4" w:val="single"/>
            </w:tcBorders>
            <w:shd w:fill="e8e8e8" w:val="clear"/>
            <w:tcMar>
              <w:top w:w="60.0" w:type="dxa"/>
              <w:left w:w="100.0" w:type="dxa"/>
              <w:bottom w:w="60.0" w:type="dxa"/>
              <w:right w:w="100.0" w:type="dxa"/>
            </w:tcMar>
          </w:tcPr>
          <w:p w:rsidR="00000000" w:rsidDel="00000000" w:rsidP="00000000" w:rsidRDefault="00000000" w:rsidRPr="00000000" w14:paraId="000001A0">
            <w:pPr>
              <w:rPr/>
            </w:pPr>
            <w:r>
              <w:rPr>
                <w:b w:val="1"/>
                <w:bCs w:val="1"/>
                <w:sz w:val="20"/>
                <w:szCs w:val="20"/>
                <w:rtl w:val="0"/>
              </w:rPr>
              <w:t xml:space="preserve">Strong Founder Pairs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1">
            <w:pPr>
              <w:rPr/>
            </w:pPr>
            <w:r>
              <w:rPr>
                <w:sz w:val="20"/>
                <w:szCs w:val="20"/>
                <w:rtl w:val="0"/>
              </w:rPr>
              <w:t xml:space="preserve">Founder Sprint 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2">
            <w:pPr>
              <w:rPr/>
            </w:pPr>
            <w:r>
              <w:rPr>
                <w:sz w:val="20"/>
                <w:szCs w:val="20"/>
                <w:rtl w:val="0"/>
              </w:rPr>
              <w:t xml:space="preserve">40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3">
            <w:pPr>
              <w:rPr/>
            </w:pPr>
            <w:r>
              <w:rPr>
                <w:sz w:val="20"/>
                <w:szCs w:val="20"/>
                <w:rtl w:val="0"/>
              </w:rPr>
              <w:t xml:space="preserve">12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4">
            <w:pPr>
              <w:rPr/>
            </w:pPr>
            <w:r>
              <w:rPr>
                <w:sz w:val="20"/>
                <w:szCs w:val="20"/>
                <w:rtl w:val="0"/>
              </w:rPr>
              <w:t xml:space="preserve">Founder Sprint 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5">
            <w:pPr>
              <w:rPr/>
            </w:pPr>
            <w:r>
              <w:rPr>
                <w:sz w:val="20"/>
                <w:szCs w:val="20"/>
                <w:rtl w:val="0"/>
              </w:rPr>
              <w:t xml:space="preserve">45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6">
            <w:pPr>
              <w:rPr/>
            </w:pPr>
            <w:r>
              <w:rPr>
                <w:sz w:val="20"/>
                <w:szCs w:val="20"/>
                <w:rtl w:val="0"/>
              </w:rPr>
              <w:t xml:space="preserve">18</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7">
            <w:pPr>
              <w:rPr/>
            </w:pPr>
            <w:r>
              <w:rPr>
                <w:sz w:val="20"/>
                <w:szCs w:val="20"/>
                <w:rtl w:val="0"/>
              </w:rPr>
              <w:t xml:space="preserve">Hacker House Batch 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8">
            <w:pPr>
              <w:rPr/>
            </w:pPr>
            <w:r>
              <w:rPr>
                <w:sz w:val="20"/>
                <w:szCs w:val="20"/>
                <w:rtl w:val="0"/>
              </w:rPr>
              <w:t xml:space="preserve">12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9">
            <w:pPr>
              <w:rPr/>
            </w:pPr>
            <w:r>
              <w:rPr>
                <w:sz w:val="20"/>
                <w:szCs w:val="20"/>
                <w:rtl w:val="0"/>
              </w:rPr>
              <w:t xml:space="preserve">9</w:t>
            </w:r>
            <w:r>
              <w:rPr>
                <w:rtl w:val="0"/>
              </w:rPr>
            </w:r>
          </w:p>
        </w:tc>
      </w:tr>
    </w:tbl>
    <w:p w:rsidR="00000000" w:rsidDel="00000000" w:rsidP="00000000" w:rsidRDefault="00000000" w:rsidRPr="00000000" w14:paraId="000001AA">
      <w:pPr>
        <w:spacing w:after="60" w:lineRule="auto"/>
        <w:rPr/>
      </w:pPr>
      <w:r>
        <w:rPr>
          <w:rtl w:val="0"/>
        </w:rPr>
      </w:r>
    </w:p>
    <w:p w:rsidR="00000000" w:rsidDel="00000000" w:rsidP="00000000" w:rsidRDefault="00000000" w:rsidRPr="00000000" w14:paraId="000001AB">
      <w:pPr>
        <w:spacing w:after="120" w:lineRule="auto"/>
        <w:rPr/>
      </w:pPr>
      <w:r>
        <w:rPr>
          <w:rtl w:val="0"/>
        </w:rPr>
        <w:t xml:space="preserve">This tells you whether the network is actually producing founders.</w:t>
      </w:r>
    </w:p>
    <w:p w:rsidR="00000000" w:rsidDel="00000000" w:rsidP="00000000" w:rsidRDefault="00000000" w:rsidRPr="00000000" w14:paraId="000001AC">
      <w:pPr>
        <w:spacing w:after="60" w:lineRule="auto"/>
        <w:rPr/>
      </w:pPr>
      <w:r>
        <w:rPr>
          <w:rtl w:val="0"/>
        </w:rPr>
      </w:r>
    </w:p>
    <w:p w:rsidR="00000000" w:rsidDel="00000000" w:rsidP="00000000" w:rsidRDefault="00000000" w:rsidRPr="00000000" w14:paraId="000001AD">
      <w:pPr>
        <w:pStyle w:val="Heading2"/>
        <w:rPr/>
      </w:pPr>
      <w:r>
        <w:rPr>
          <w:rtl w:val="0"/>
        </w:rPr>
        <w:t xml:space="preserve">What Not to Track as Primary Indicators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Event attendance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followers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 subscribers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Slack member count</w:t>
      </w:r>
    </w:p>
    <w:p w:rsidR="00000000" w:rsidDel="00000000" w:rsidP="00000000" w:rsidRDefault="00000000" w:rsidRPr="00000000" w14:paraId="000001B2">
      <w:pPr>
        <w:spacing w:after="60" w:lineRule="auto"/>
        <w:rPr/>
      </w:pPr>
      <w:r>
        <w:rPr>
          <w:rtl w:val="0"/>
        </w:rPr>
      </w:r>
    </w:p>
    <w:p w:rsidR="00000000" w:rsidDel="00000000" w:rsidP="00000000" w:rsidRDefault="00000000" w:rsidRPr="00000000" w14:paraId="000001B3">
      <w:pPr>
        <w:spacing w:after="120" w:lineRule="auto"/>
        <w:rPr/>
      </w:pPr>
      <w:r>
        <w:rPr>
          <w:rtl w:val="0"/>
        </w:rPr>
        <w:t xml:space="preserve">Those are audience metrics, not network metrics. A community can have 10,000 people and produce nothing. Because the graph density is low. People attend, then disappear.</w:t>
      </w:r>
    </w:p>
    <w:p w:rsidR="00000000" w:rsidDel="00000000" w:rsidP="00000000" w:rsidRDefault="00000000" w:rsidRPr="00000000" w14:paraId="000001B4">
      <w:pPr>
        <w:spacing w:after="60" w:lineRule="auto"/>
        <w:rPr/>
      </w:pPr>
      <w:r>
        <w:rPr>
          <w:rtl w:val="0"/>
        </w:rPr>
      </w:r>
    </w:p>
    <w:p w:rsidR="00000000" w:rsidDel="00000000" w:rsidP="00000000" w:rsidRDefault="00000000" w:rsidRPr="00000000" w14:paraId="000001B5">
      <w:pPr>
        <w:spacing w:after="120" w:lineRule="auto"/>
        <w:rPr/>
      </w:pPr>
      <w:r>
        <w:rPr>
          <w:rtl w:val="0"/>
        </w:rPr>
        <w:t xml:space="preserve">The ultimate question is simple: Did serious founder relationships form because these people met at OnlyExit? If yes, the companies will follow.</w:t>
      </w:r>
    </w:p>
    <w:p w:rsidR="00000000" w:rsidDel="00000000" w:rsidP="00000000" w:rsidRDefault="00000000" w:rsidRPr="00000000" w14:paraId="000001B6">
      <w:pPr>
        <w:rPr/>
      </w:pPr>
      <w:r>
        <w:br w:type="page"/>
      </w:r>
      <w:r>
        <w:rPr>
          <w:rtl w:val="0"/>
        </w:rPr>
      </w:r>
    </w:p>
    <w:p w:rsidR="00000000" w:rsidDel="00000000" w:rsidP="00000000" w:rsidRDefault="00000000" w:rsidRPr="00000000" w14:paraId="000001B7">
      <w:pPr>
        <w:pStyle w:val="Heading1"/>
        <w:rPr/>
      </w:pPr>
      <w:r>
        <w:rPr>
          <w:rtl w:val="0"/>
        </w:rPr>
        <w:t xml:space="preserve">16. Strategic Position</w:t>
      </w:r>
    </w:p>
    <w:p w:rsidR="00000000" w:rsidDel="00000000" w:rsidP="00000000" w:rsidRDefault="00000000" w:rsidRPr="00000000" w14:paraId="000001B8">
      <w:pPr>
        <w:spacing w:after="60" w:lineRule="auto"/>
        <w:rPr/>
      </w:pPr>
      <w:r>
        <w:rPr>
          <w:rtl w:val="0"/>
        </w:rPr>
      </w:r>
    </w:p>
    <w:p w:rsidR="00000000" w:rsidDel="00000000" w:rsidP="00000000" w:rsidRDefault="00000000" w:rsidRPr="00000000" w14:paraId="000001B9">
      <w:pPr>
        <w:spacing w:after="120" w:lineRule="auto"/>
        <w:rPr/>
      </w:pPr>
      <w:r>
        <w:rPr>
          <w:rtl w:val="0"/>
        </w:rPr>
        <w:t xml:space="preserve">OnlyExit operates earlier in the startup lifecycle than any existing institution at scale.</w:t>
      </w:r>
    </w:p>
    <w:p w:rsidR="00000000" w:rsidDel="00000000" w:rsidP="00000000" w:rsidRDefault="00000000" w:rsidRPr="00000000" w14:paraId="000001BA">
      <w:pPr>
        <w:spacing w:after="60" w:lineRule="auto"/>
        <w:rPr/>
      </w:pPr>
      <w:r>
        <w:rPr>
          <w:rtl w:val="0"/>
        </w:rPr>
      </w:r>
    </w:p>
    <w:p w:rsidR="00000000" w:rsidDel="00000000" w:rsidP="00000000" w:rsidRDefault="00000000" w:rsidRPr="00000000" w14:paraId="000001BB">
      <w:pPr>
        <w:spacing w:after="60" w:lineRule="auto"/>
        <w:rPr/>
      </w:pPr>
      <w:r>
        <w:rPr>
          <w:rtl w:val="0"/>
        </w:rPr>
      </w:r>
    </w:p>
    <w:p w:rsidR="00000000" w:rsidDel="00000000" w:rsidP="00000000" w:rsidRDefault="00000000" w:rsidRPr="00000000" w14:paraId="000001BC">
      <w:pPr>
        <w:spacing w:after="120" w:lineRule="auto"/>
        <w:rPr/>
      </w:pPr>
      <w:r>
        <w:rPr>
          <w:rtl w:val="0"/>
        </w:rPr>
        <w:t xml:space="preserve">The startup formation stack has three layers. Layer 1 is talent concentration: places where talented people meet, such as hacker houses, founder dinners, and technical communities. Layer 2 is startup formation: where companies actually start through cofounder matching, early idea validation, and prototype building. Layer 3 is startup acceleration: where companies scale through accelerators, venture capital, and incubators. Most ecosystem infrastructure is built around Layer 3. But Layer 1 is where the real leverage is. Because founders are created there. Not funded there. Created there. OnlyExit operates across Layers 1 and 2, which is exactly the territory that has no institutional infrastructure today.</w:t>
      </w:r>
    </w:p>
    <w:p w:rsidR="00000000" w:rsidDel="00000000" w:rsidP="00000000" w:rsidRDefault="00000000" w:rsidRPr="00000000" w14:paraId="000001BD">
      <w:pPr>
        <w:spacing w:after="120" w:lineRule="auto"/>
        <w:ind w:left="720" w:firstLine="0"/>
        <w:rPr/>
      </w:pPr>
      <w:r>
        <w:rPr>
          <w:rFonts w:ascii="Arial Unicode MS" w:cs="Arial Unicode MS" w:eastAsia="Arial Unicode MS" w:hAnsi="Arial Unicode MS"/>
          <w:i w:val="1"/>
          <w:iCs w:val="1"/>
          <w:rtl w:val="0"/>
        </w:rPr>
        <w:t xml:space="preserve">Operators → OnlyExit → Founders → YC / VC</w:t>
      </w:r>
      <w:r>
        <w:rPr>
          <w:rtl w:val="0"/>
        </w:rPr>
      </w:r>
    </w:p>
    <w:p w:rsidR="00000000" w:rsidDel="00000000" w:rsidP="00000000" w:rsidRDefault="00000000" w:rsidRPr="00000000" w14:paraId="000001BE">
      <w:pPr>
        <w:spacing w:after="60" w:lineRule="auto"/>
        <w:rPr/>
      </w:pPr>
      <w:r>
        <w:rPr>
          <w:rtl w:val="0"/>
        </w:rPr>
      </w:r>
    </w:p>
    <w:p w:rsidR="00000000" w:rsidDel="00000000" w:rsidP="00000000" w:rsidRDefault="00000000" w:rsidRPr="00000000" w14:paraId="000001BF">
      <w:pPr>
        <w:spacing w:after="120" w:lineRule="auto"/>
        <w:rPr/>
      </w:pPr>
      <w:r>
        <w:rPr>
          <w:rtl w:val="0"/>
        </w:rPr>
        <w:t xml:space="preserve">This positioning offers several advantages:</w:t>
      </w:r>
    </w:p>
    <w:p w:rsidR="00000000" w:rsidDel="00000000" w:rsidP="00000000" w:rsidRDefault="00000000" w:rsidRPr="00000000" w14:paraId="000001C0">
      <w:pPr>
        <w:spacing w:after="60" w:lineRule="auto"/>
        <w:rPr/>
      </w:pPr>
      <w:r>
        <w:rPr>
          <w:rtl w:val="0"/>
        </w:rPr>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Controlling founder formation allows OnlyExit to influence which teams exist in the first place. YC and venture capital capture value after companies exist. OnlyExit shapes which companies exist at all. That is a deeper level of influence in the startup ecosystem.</w:t>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 creates a pipeline of high-quality startups before they appear on the radar of investors.</w:t>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 enables deep founder relationships that persist throughout the lifecycle of companies.</w:t>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It fills a layer that is almost entirely empty today. Startup infrastructure is well developed for later stages: incubators for idea validation, accelerators for early growth, venture capital for funding. But there is very little infrastructure for founder formation itself.</w:t>
      </w:r>
    </w:p>
    <w:p w:rsidR="00000000" w:rsidDel="00000000" w:rsidP="00000000" w:rsidRDefault="00000000" w:rsidRPr="00000000" w14:paraId="000001C5">
      <w:pPr>
        <w:spacing w:after="60" w:lineRule="auto"/>
        <w:rPr/>
      </w:pPr>
      <w:r>
        <w:rPr>
          <w:rtl w:val="0"/>
        </w:rPr>
      </w:r>
    </w:p>
    <w:p w:rsidR="00000000" w:rsidDel="00000000" w:rsidP="00000000" w:rsidRDefault="00000000" w:rsidRPr="00000000" w14:paraId="000001C6">
      <w:pPr>
        <w:spacing w:after="120" w:lineRule="auto"/>
        <w:rPr/>
      </w:pPr>
      <w:r>
        <w:rPr>
          <w:rtl w:val="0"/>
        </w:rPr>
        <w:t xml:space="preserve">Over time, OnlyExit could operate as the upstream pipeline feeding accelerators and venture capital firms:</w:t>
      </w:r>
    </w:p>
    <w:p w:rsidR="00000000" w:rsidDel="00000000" w:rsidP="00000000" w:rsidRDefault="00000000" w:rsidRPr="00000000" w14:paraId="000001C7">
      <w:pPr>
        <w:spacing w:after="60" w:lineRule="auto"/>
        <w:rPr/>
      </w:pPr>
      <w:r>
        <w:rPr>
          <w:rtl w:val="0"/>
        </w:rPr>
      </w:r>
    </w:p>
    <w:p w:rsidR="00000000" w:rsidDel="00000000" w:rsidP="00000000" w:rsidRDefault="00000000" w:rsidRPr="00000000" w14:paraId="000001C8">
      <w:pPr>
        <w:spacing w:after="120" w:lineRule="auto"/>
        <w:ind w:left="720" w:firstLine="0"/>
        <w:rPr/>
      </w:pPr>
      <w:r>
        <w:rPr>
          <w:i w:val="1"/>
          <w:iCs w:val="1"/>
          <w:rtl w:val="0"/>
        </w:rPr>
        <w:t xml:space="preserve">OnlyExit forms the founder teams.</w:t>
      </w:r>
      <w:r>
        <w:rPr>
          <w:rtl w:val="0"/>
        </w:rPr>
      </w:r>
    </w:p>
    <w:p w:rsidR="00000000" w:rsidDel="00000000" w:rsidP="00000000" w:rsidRDefault="00000000" w:rsidRPr="00000000" w14:paraId="000001C9">
      <w:pPr>
        <w:spacing w:after="120" w:lineRule="auto"/>
        <w:ind w:left="720" w:firstLine="0"/>
        <w:rPr/>
      </w:pPr>
      <w:r>
        <w:rPr>
          <w:i w:val="1"/>
          <w:iCs w:val="1"/>
          <w:rtl w:val="0"/>
        </w:rPr>
        <w:t xml:space="preserve">Accelerators refine the companies.</w:t>
      </w:r>
      <w:r>
        <w:rPr>
          <w:rtl w:val="0"/>
        </w:rPr>
      </w:r>
    </w:p>
    <w:p w:rsidR="00000000" w:rsidDel="00000000" w:rsidP="00000000" w:rsidRDefault="00000000" w:rsidRPr="00000000" w14:paraId="000001CA">
      <w:pPr>
        <w:spacing w:after="120" w:lineRule="auto"/>
        <w:ind w:left="720" w:firstLine="0"/>
        <w:rPr/>
      </w:pPr>
      <w:r>
        <w:rPr>
          <w:i w:val="1"/>
          <w:iCs w:val="1"/>
          <w:rtl w:val="0"/>
        </w:rPr>
        <w:t xml:space="preserve">Venture capital funds the scale.</w:t>
      </w:r>
      <w:r>
        <w:rPr>
          <w:rtl w:val="0"/>
        </w:rPr>
      </w:r>
    </w:p>
    <w:p w:rsidR="00000000" w:rsidDel="00000000" w:rsidP="00000000" w:rsidRDefault="00000000" w:rsidRPr="00000000" w14:paraId="000001CB">
      <w:pPr>
        <w:spacing w:after="60" w:lineRule="auto"/>
        <w:rPr/>
      </w:pPr>
      <w:r>
        <w:rPr>
          <w:rtl w:val="0"/>
        </w:rPr>
      </w:r>
    </w:p>
    <w:p w:rsidR="00000000" w:rsidDel="00000000" w:rsidP="00000000" w:rsidRDefault="00000000" w:rsidRPr="00000000" w14:paraId="000001CC">
      <w:pPr>
        <w:spacing w:after="120" w:lineRule="auto"/>
        <w:rPr/>
      </w:pPr>
      <w:r>
        <w:rPr>
          <w:rtl w:val="0"/>
        </w:rPr>
        <w:t xml:space="preserve">By controlling the earliest stage of this pipeline, OnlyExit positions itself as foundational infrastructure for the next generation of technology companies.</w:t>
      </w:r>
    </w:p>
    <w:p w:rsidR="00000000" w:rsidDel="00000000" w:rsidP="00000000" w:rsidRDefault="00000000" w:rsidRPr="00000000" w14:paraId="000001CD">
      <w:pPr>
        <w:spacing w:after="60" w:lineRule="auto"/>
        <w:rPr/>
      </w:pPr>
      <w:r>
        <w:rPr>
          <w:rtl w:val="0"/>
        </w:rPr>
      </w:r>
    </w:p>
    <w:p w:rsidR="00000000" w:rsidDel="00000000" w:rsidP="00000000" w:rsidRDefault="00000000" w:rsidRPr="00000000" w14:paraId="000001CE">
      <w:pPr>
        <w:spacing w:after="120" w:lineRule="auto"/>
        <w:rPr/>
      </w:pPr>
      <w:r>
        <w:rPr>
          <w:rtl w:val="0"/>
        </w:rPr>
        <w:t xml:space="preserve">The place serious operators go before they start companies. The place future founders first meet each other. The place builders get their first runway. The place operators go when they are thinking about starting something.</w:t>
      </w:r>
    </w:p>
    <w:p w:rsidR="00000000" w:rsidDel="00000000" w:rsidP="00000000" w:rsidRDefault="00000000" w:rsidRPr="00000000" w14:paraId="000001CF">
      <w:pPr>
        <w:rPr/>
      </w:pPr>
      <w:r>
        <w:br w:type="page"/>
      </w:r>
      <w:r>
        <w:rPr>
          <w:rtl w:val="0"/>
        </w:rPr>
      </w:r>
    </w:p>
    <w:p w:rsidR="00000000" w:rsidDel="00000000" w:rsidP="00000000" w:rsidRDefault="00000000" w:rsidRPr="00000000" w14:paraId="000001D0">
      <w:pPr>
        <w:pStyle w:val="Heading1"/>
        <w:rPr/>
      </w:pPr>
      <w:r>
        <w:rPr>
          <w:rtl w:val="0"/>
        </w:rPr>
        <w:t xml:space="preserve">17. Biggest Risks</w:t>
      </w:r>
    </w:p>
    <w:p w:rsidR="00000000" w:rsidDel="00000000" w:rsidP="00000000" w:rsidRDefault="00000000" w:rsidRPr="00000000" w14:paraId="000001D1">
      <w:pPr>
        <w:spacing w:after="60" w:lineRule="auto"/>
        <w:rPr/>
      </w:pPr>
      <w:r>
        <w:rPr>
          <w:rtl w:val="0"/>
        </w:rPr>
      </w:r>
    </w:p>
    <w:p w:rsidR="00000000" w:rsidDel="00000000" w:rsidP="00000000" w:rsidRDefault="00000000" w:rsidRPr="00000000" w14:paraId="000001D2">
      <w:pPr>
        <w:pStyle w:val="Heading2"/>
        <w:rPr/>
      </w:pPr>
      <w:commentRangeStart w:id="7"/>
      <w:r>
        <w:rPr>
          <w:rtl w:val="0"/>
        </w:rPr>
        <w:t xml:space="preserve">Signal Death</w:t>
      </w:r>
      <w:commentRangeEnd w:id="7"/>
      <w:r>
        <w:commentReference w:id="7"/>
      </w:r>
      <w:r>
        <w:rPr>
          <w:rtl w:val="0"/>
        </w:rPr>
      </w:r>
    </w:p>
    <w:p w:rsidR="00000000" w:rsidDel="00000000" w:rsidP="00000000" w:rsidRDefault="00000000" w:rsidRPr="00000000" w14:paraId="000001D3">
      <w:pPr>
        <w:spacing w:after="120" w:lineRule="auto"/>
        <w:rPr/>
      </w:pPr>
      <w:r>
        <w:rPr>
          <w:b w:val="1"/>
          <w:bCs w:val="1"/>
          <w:rtl w:val="0"/>
        </w:rPr>
        <w:t xml:space="preserve">Small rooms, strong filters, serious builders only. This is not a design preference. It is a survival condition.</w:t>
      </w:r>
      <w:r>
        <w:rPr>
          <w:rtl w:val="0"/>
        </w:rPr>
      </w:r>
    </w:p>
    <w:p w:rsidR="00000000" w:rsidDel="00000000" w:rsidP="00000000" w:rsidRDefault="00000000" w:rsidRPr="00000000" w14:paraId="000001D4">
      <w:pPr>
        <w:spacing w:after="60" w:lineRule="auto"/>
        <w:rPr/>
      </w:pPr>
      <w:r>
        <w:rPr>
          <w:rtl w:val="0"/>
        </w:rPr>
      </w:r>
    </w:p>
    <w:p w:rsidR="00000000" w:rsidDel="00000000" w:rsidP="00000000" w:rsidRDefault="00000000" w:rsidRPr="00000000" w14:paraId="000001D5">
      <w:pPr>
        <w:spacing w:after="120" w:lineRule="auto"/>
        <w:rPr/>
      </w:pPr>
      <w:r>
        <w:rPr>
          <w:rtl w:val="0"/>
        </w:rPr>
        <w:t xml:space="preserve">The entire model hinges on signal density. If the rooms fill with casual networkers, aspiring influencers, or people without builder skills, the system collapses. But if the rooms consistently contain elite engineers, strong operators, and serious builders, OnlyExit becomes a founder factory.</w:t>
      </w:r>
    </w:p>
    <w:p w:rsidR="00000000" w:rsidDel="00000000" w:rsidP="00000000" w:rsidRDefault="00000000" w:rsidRPr="00000000" w14:paraId="000001D6">
      <w:pPr>
        <w:spacing w:after="60" w:lineRule="auto"/>
        <w:rPr/>
      </w:pPr>
      <w:r>
        <w:rPr>
          <w:rtl w:val="0"/>
        </w:rPr>
      </w:r>
    </w:p>
    <w:p w:rsidR="00000000" w:rsidDel="00000000" w:rsidP="00000000" w:rsidRDefault="00000000" w:rsidRPr="00000000" w14:paraId="000001D7">
      <w:pPr>
        <w:spacing w:after="120" w:lineRule="auto"/>
        <w:rPr/>
      </w:pPr>
      <w:r>
        <w:rPr>
          <w:rtl w:val="0"/>
        </w:rPr>
        <w:t xml:space="preserve">Once signal drops, the brand dies. That is not an exaggeration. It is the single most common cause of death for founder communities. They grow too fast, let in the wrong people, and the serious builders leave. Irreversible.</w:t>
      </w:r>
    </w:p>
    <w:p w:rsidR="00000000" w:rsidDel="00000000" w:rsidP="00000000" w:rsidRDefault="00000000" w:rsidRPr="00000000" w14:paraId="000001D8">
      <w:pPr>
        <w:spacing w:after="60" w:lineRule="auto"/>
        <w:rPr/>
      </w:pPr>
      <w:r>
        <w:rPr>
          <w:rtl w:val="0"/>
        </w:rPr>
      </w:r>
    </w:p>
    <w:p w:rsidR="00000000" w:rsidDel="00000000" w:rsidP="00000000" w:rsidRDefault="00000000" w:rsidRPr="00000000" w14:paraId="000001D9">
      <w:pPr>
        <w:pStyle w:val="Heading2"/>
        <w:rPr/>
      </w:pPr>
      <w:r>
        <w:rPr>
          <w:rtl w:val="0"/>
        </w:rPr>
        <w:t xml:space="preserve">Event Community Trap</w:t>
      </w:r>
    </w:p>
    <w:p w:rsidR="00000000" w:rsidDel="00000000" w:rsidP="00000000" w:rsidRDefault="00000000" w:rsidRPr="00000000" w14:paraId="000001DA">
      <w:pPr>
        <w:spacing w:after="120" w:lineRule="auto"/>
        <w:rPr/>
      </w:pPr>
      <w:r>
        <w:rPr>
          <w:rtl w:val="0"/>
        </w:rPr>
        <w:t xml:space="preserve">If OnlyExit becomes primarily an event brand, polished panels, networking mixers, speaker series, it will produce connections but few companies. The brand must be measured by startups formed, not events hosted.</w:t>
      </w:r>
    </w:p>
    <w:p w:rsidR="00000000" w:rsidDel="00000000" w:rsidP="00000000" w:rsidRDefault="00000000" w:rsidRPr="00000000" w14:paraId="000001DB">
      <w:pPr>
        <w:spacing w:after="60" w:lineRule="auto"/>
        <w:rPr/>
      </w:pPr>
      <w:r>
        <w:rPr>
          <w:rtl w:val="0"/>
        </w:rPr>
      </w:r>
    </w:p>
    <w:p w:rsidR="00000000" w:rsidDel="00000000" w:rsidP="00000000" w:rsidRDefault="00000000" w:rsidRPr="00000000" w14:paraId="000001DC">
      <w:pPr>
        <w:pStyle w:val="Heading2"/>
        <w:rPr/>
      </w:pPr>
      <w:r>
        <w:rPr>
          <w:rtl w:val="0"/>
        </w:rPr>
        <w:t xml:space="preserve">Conference Theater</w:t>
      </w:r>
    </w:p>
    <w:p w:rsidR="00000000" w:rsidDel="00000000" w:rsidP="00000000" w:rsidRDefault="00000000" w:rsidRPr="00000000" w14:paraId="000001DD">
      <w:pPr>
        <w:spacing w:after="120" w:lineRule="auto"/>
        <w:rPr/>
      </w:pPr>
      <w:r>
        <w:rPr>
          <w:rtl w:val="0"/>
        </w:rPr>
        <w:t xml:space="preserve">Founder communities fail when they become polished event theater: speakers on stage, carefully planned agendas, audience dynamics. People sit, listen, and clap. Very few companies start in that environment. OnlyExit must resist the pull toward professionalization that kills builder energy.</w:t>
      </w:r>
    </w:p>
    <w:p w:rsidR="00000000" w:rsidDel="00000000" w:rsidP="00000000" w:rsidRDefault="00000000" w:rsidRPr="00000000" w14:paraId="000001DE">
      <w:pPr>
        <w:spacing w:after="60" w:lineRule="auto"/>
        <w:rPr/>
      </w:pPr>
      <w:r>
        <w:rPr>
          <w:rtl w:val="0"/>
        </w:rPr>
      </w:r>
    </w:p>
    <w:p w:rsidR="00000000" w:rsidDel="00000000" w:rsidP="00000000" w:rsidRDefault="00000000" w:rsidRPr="00000000" w14:paraId="000001DF">
      <w:pPr>
        <w:pStyle w:val="Heading2"/>
        <w:rPr/>
      </w:pPr>
      <w:r>
        <w:rPr>
          <w:rtl w:val="0"/>
        </w:rPr>
        <w:t xml:space="preserve">Premature Equity</w:t>
      </w:r>
    </w:p>
    <w:p w:rsidR="00000000" w:rsidDel="00000000" w:rsidP="00000000" w:rsidRDefault="00000000" w:rsidRPr="00000000" w14:paraId="000001E0">
      <w:pPr>
        <w:spacing w:after="120" w:lineRule="auto"/>
        <w:rPr/>
      </w:pPr>
      <w:r>
        <w:rPr>
          <w:rtl w:val="0"/>
        </w:rPr>
        <w:t xml:space="preserve">Taking SAFEs or equity too early collapses the brand into another accelerator. See Section 12. This risk is existential, not incremental.</w:t>
      </w:r>
    </w:p>
    <w:p w:rsidR="00000000" w:rsidDel="00000000" w:rsidP="00000000" w:rsidRDefault="00000000" w:rsidRPr="00000000" w14:paraId="000001E1">
      <w:pPr>
        <w:spacing w:after="60" w:lineRule="auto"/>
        <w:rPr/>
      </w:pPr>
      <w:r>
        <w:rPr>
          <w:rtl w:val="0"/>
        </w:rPr>
      </w:r>
    </w:p>
    <w:p w:rsidR="00000000" w:rsidDel="00000000" w:rsidP="00000000" w:rsidRDefault="00000000" w:rsidRPr="00000000" w14:paraId="000001E2">
      <w:pPr>
        <w:pStyle w:val="Heading2"/>
        <w:rPr/>
      </w:pPr>
      <w:r>
        <w:rPr>
          <w:rtl w:val="0"/>
        </w:rPr>
        <w:t xml:space="preserve">Cultural Dilution</w:t>
      </w:r>
    </w:p>
    <w:p w:rsidR="00000000" w:rsidDel="00000000" w:rsidP="00000000" w:rsidRDefault="00000000" w:rsidRPr="00000000" w14:paraId="000001E3">
      <w:pPr>
        <w:spacing w:after="120" w:lineRule="auto"/>
        <w:rPr/>
      </w:pPr>
      <w:r>
        <w:rPr>
          <w:rtl w:val="0"/>
        </w:rPr>
        <w:t xml:space="preserve">If participant quality declines or the house becomes socially oriented rather than execution-focused, the platform will lose its signal. Quality of the first 100 members determines whether this happens.</w:t>
      </w:r>
    </w:p>
    <w:p w:rsidR="00000000" w:rsidDel="00000000" w:rsidP="00000000" w:rsidRDefault="00000000" w:rsidRPr="00000000" w14:paraId="000001E4">
      <w:pPr>
        <w:spacing w:after="60" w:lineRule="auto"/>
        <w:rPr/>
      </w:pPr>
      <w:r>
        <w:rPr>
          <w:rtl w:val="0"/>
        </w:rPr>
      </w:r>
    </w:p>
    <w:p w:rsidR="00000000" w:rsidDel="00000000" w:rsidP="00000000" w:rsidRDefault="00000000" w:rsidRPr="00000000" w14:paraId="000001E5">
      <w:pPr>
        <w:pStyle w:val="Heading2"/>
        <w:rPr/>
      </w:pPr>
      <w:r>
        <w:rPr>
          <w:rtl w:val="0"/>
        </w:rPr>
        <w:t xml:space="preserve">Lack of Startup Formation</w:t>
      </w:r>
    </w:p>
    <w:p w:rsidR="00000000" w:rsidDel="00000000" w:rsidP="00000000" w:rsidRDefault="00000000" w:rsidRPr="00000000" w14:paraId="000001E6">
      <w:pPr>
        <w:spacing w:after="120" w:lineRule="auto"/>
        <w:rPr/>
      </w:pPr>
      <w:r>
        <w:rPr>
          <w:rtl w:val="0"/>
        </w:rPr>
        <w:t xml:space="preserve">Without consistent company formation, the network will lose credibility among serious builders. The flywheel requires real companies to emerge.</w:t>
      </w:r>
    </w:p>
    <w:p w:rsidR="00000000" w:rsidDel="00000000" w:rsidP="00000000" w:rsidRDefault="00000000" w:rsidRPr="00000000" w14:paraId="000001E7">
      <w:pPr>
        <w:rPr/>
      </w:pPr>
      <w:r>
        <w:br w:type="page"/>
      </w:r>
      <w:r>
        <w:rPr>
          <w:rtl w:val="0"/>
        </w:rPr>
      </w:r>
    </w:p>
    <w:p w:rsidR="00000000" w:rsidDel="00000000" w:rsidP="00000000" w:rsidRDefault="00000000" w:rsidRPr="00000000" w14:paraId="000001E8">
      <w:pPr>
        <w:pStyle w:val="Heading1"/>
        <w:rPr/>
      </w:pPr>
      <w:r>
        <w:rPr>
          <w:rtl w:val="0"/>
        </w:rPr>
        <w:t xml:space="preserve">18. Cultural Principles</w:t>
      </w:r>
    </w:p>
    <w:p w:rsidR="00000000" w:rsidDel="00000000" w:rsidP="00000000" w:rsidRDefault="00000000" w:rsidRPr="00000000" w14:paraId="000001E9">
      <w:pPr>
        <w:spacing w:after="60" w:lineRule="auto"/>
        <w:rPr/>
      </w:pPr>
      <w:r>
        <w:rPr>
          <w:rtl w:val="0"/>
        </w:rPr>
      </w:r>
    </w:p>
    <w:p w:rsidR="00000000" w:rsidDel="00000000" w:rsidP="00000000" w:rsidRDefault="00000000" w:rsidRPr="00000000" w14:paraId="000001EA">
      <w:pPr>
        <w:spacing w:after="120" w:lineRule="auto"/>
        <w:rPr/>
      </w:pPr>
      <w:r>
        <w:rPr>
          <w:rtl w:val="0"/>
        </w:rPr>
        <w:t xml:space="preserve">The culture of OnlyExit must reinforce the behavior required to build companies. These are not guidelines. They are laws.</w:t>
      </w:r>
    </w:p>
    <w:p w:rsidR="00000000" w:rsidDel="00000000" w:rsidP="00000000" w:rsidRDefault="00000000" w:rsidRPr="00000000" w14:paraId="000001EB">
      <w:pPr>
        <w:spacing w:after="60" w:lineRule="auto"/>
        <w:rPr/>
      </w:pPr>
      <w:r>
        <w:rPr>
          <w:rtl w:val="0"/>
        </w:rPr>
      </w:r>
    </w:p>
    <w:p w:rsidR="00000000" w:rsidDel="00000000" w:rsidP="00000000" w:rsidRDefault="00000000" w:rsidRPr="00000000" w14:paraId="000001EC">
      <w:pPr>
        <w:spacing w:after="120" w:lineRule="auto"/>
        <w:rPr/>
      </w:pPr>
      <w:r>
        <w:rPr>
          <w:b w:val="1"/>
          <w:bCs w:val="1"/>
          <w:rtl w:val="0"/>
        </w:rPr>
        <w:t xml:space="preserve">Builders over talkers.</w:t>
      </w:r>
      <w:r>
        <w:rPr>
          <w:rtl w:val="0"/>
        </w:rPr>
      </w:r>
    </w:p>
    <w:p w:rsidR="00000000" w:rsidDel="00000000" w:rsidP="00000000" w:rsidRDefault="00000000" w:rsidRPr="00000000" w14:paraId="000001ED">
      <w:pPr>
        <w:spacing w:after="120" w:lineRule="auto"/>
        <w:rPr/>
      </w:pPr>
      <w:r>
        <w:rPr>
          <w:rtl w:val="0"/>
        </w:rPr>
        <w:t xml:space="preserve">Ship every week. If you are not building, you are not participating.</w:t>
      </w:r>
    </w:p>
    <w:p w:rsidR="00000000" w:rsidDel="00000000" w:rsidP="00000000" w:rsidRDefault="00000000" w:rsidRPr="00000000" w14:paraId="000001EE">
      <w:pPr>
        <w:spacing w:after="60" w:lineRule="auto"/>
        <w:rPr/>
      </w:pPr>
      <w:r>
        <w:rPr>
          <w:rtl w:val="0"/>
        </w:rPr>
      </w:r>
    </w:p>
    <w:p w:rsidR="00000000" w:rsidDel="00000000" w:rsidP="00000000" w:rsidRDefault="00000000" w:rsidRPr="00000000" w14:paraId="000001EF">
      <w:pPr>
        <w:spacing w:after="120" w:lineRule="auto"/>
        <w:rPr/>
      </w:pPr>
      <w:commentRangeStart w:id="8"/>
      <w:r>
        <w:rPr>
          <w:b w:val="1"/>
          <w:bCs w:val="1"/>
          <w:rtl w:val="0"/>
        </w:rPr>
        <w:t xml:space="preserve">Small rooms, strong filters.</w:t>
      </w:r>
      <w:commentRangeEnd w:id="8"/>
      <w:r>
        <w:commentReference w:id="8"/>
      </w:r>
      <w:r>
        <w:rPr>
          <w:rtl w:val="0"/>
        </w:rPr>
      </w:r>
    </w:p>
    <w:p w:rsidR="00000000" w:rsidDel="00000000" w:rsidP="00000000" w:rsidRDefault="00000000" w:rsidRPr="00000000" w14:paraId="000001F0">
      <w:pPr>
        <w:spacing w:after="120" w:lineRule="auto"/>
        <w:rPr/>
      </w:pPr>
      <w:r>
        <w:rPr>
          <w:rtl w:val="0"/>
        </w:rPr>
        <w:t xml:space="preserve">Admission quality is the single most important operational decision. Once signal drops, the brand dies.</w:t>
      </w:r>
    </w:p>
    <w:p w:rsidR="00000000" w:rsidDel="00000000" w:rsidP="00000000" w:rsidRDefault="00000000" w:rsidRPr="00000000" w14:paraId="000001F1">
      <w:pPr>
        <w:spacing w:after="60" w:lineRule="auto"/>
        <w:rPr/>
      </w:pPr>
      <w:r>
        <w:rPr>
          <w:rtl w:val="0"/>
        </w:rPr>
      </w:r>
    </w:p>
    <w:p w:rsidR="00000000" w:rsidDel="00000000" w:rsidP="00000000" w:rsidRDefault="00000000" w:rsidRPr="00000000" w14:paraId="000001F2">
      <w:pPr>
        <w:spacing w:after="120" w:lineRule="auto"/>
        <w:rPr/>
      </w:pPr>
      <w:r>
        <w:rPr>
          <w:b w:val="1"/>
          <w:bCs w:val="1"/>
          <w:rtl w:val="0"/>
        </w:rPr>
        <w:t xml:space="preserve">Time density over attendance.</w:t>
      </w:r>
      <w:r>
        <w:rPr>
          <w:rtl w:val="0"/>
        </w:rPr>
      </w:r>
    </w:p>
    <w:p w:rsidR="00000000" w:rsidDel="00000000" w:rsidP="00000000" w:rsidRDefault="00000000" w:rsidRPr="00000000" w14:paraId="000001F3">
      <w:pPr>
        <w:spacing w:after="120" w:lineRule="auto"/>
        <w:rPr/>
      </w:pPr>
      <w:r>
        <w:rPr>
          <w:rtl w:val="0"/>
        </w:rPr>
        <w:t xml:space="preserve">Fewer people, more hours together. That is the formula.</w:t>
      </w:r>
    </w:p>
    <w:p w:rsidR="00000000" w:rsidDel="00000000" w:rsidP="00000000" w:rsidRDefault="00000000" w:rsidRPr="00000000" w14:paraId="000001F4">
      <w:pPr>
        <w:spacing w:after="60" w:lineRule="auto"/>
        <w:rPr/>
      </w:pPr>
      <w:r>
        <w:rPr>
          <w:rtl w:val="0"/>
        </w:rPr>
      </w:r>
    </w:p>
    <w:p w:rsidR="00000000" w:rsidDel="00000000" w:rsidP="00000000" w:rsidRDefault="00000000" w:rsidRPr="00000000" w14:paraId="000001F5">
      <w:pPr>
        <w:spacing w:after="120" w:lineRule="auto"/>
        <w:rPr/>
      </w:pPr>
      <w:r>
        <w:rPr>
          <w:b w:val="1"/>
          <w:bCs w:val="1"/>
          <w:rtl w:val="0"/>
        </w:rPr>
        <w:t xml:space="preserve">Slightly chaotic builder energy over polished event theater.</w:t>
      </w:r>
      <w:r>
        <w:rPr>
          <w:rtl w:val="0"/>
        </w:rPr>
      </w:r>
    </w:p>
    <w:p w:rsidR="00000000" w:rsidDel="00000000" w:rsidP="00000000" w:rsidRDefault="00000000" w:rsidRPr="00000000" w14:paraId="000001F6">
      <w:pPr>
        <w:spacing w:after="120" w:lineRule="auto"/>
        <w:rPr/>
      </w:pPr>
      <w:r>
        <w:rPr>
          <w:rtl w:val="0"/>
        </w:rPr>
        <w:t xml:space="preserve">Whiteboards, arguments, late nights, prototypes. Not keynotes and name tags.</w:t>
      </w:r>
    </w:p>
    <w:p w:rsidR="00000000" w:rsidDel="00000000" w:rsidP="00000000" w:rsidRDefault="00000000" w:rsidRPr="00000000" w14:paraId="000001F7">
      <w:pPr>
        <w:spacing w:after="60" w:lineRule="auto"/>
        <w:rPr/>
      </w:pPr>
      <w:r>
        <w:rPr>
          <w:rtl w:val="0"/>
        </w:rPr>
      </w:r>
    </w:p>
    <w:p w:rsidR="00000000" w:rsidDel="00000000" w:rsidP="00000000" w:rsidRDefault="00000000" w:rsidRPr="00000000" w14:paraId="000001F8">
      <w:pPr>
        <w:spacing w:after="120" w:lineRule="auto"/>
        <w:rPr/>
      </w:pPr>
      <w:r>
        <w:rPr>
          <w:b w:val="1"/>
          <w:bCs w:val="1"/>
          <w:rtl w:val="0"/>
        </w:rPr>
        <w:t xml:space="preserve">Temporary launch environments, not permanent housing.</w:t>
      </w:r>
      <w:r>
        <w:rPr>
          <w:rtl w:val="0"/>
        </w:rPr>
      </w:r>
    </w:p>
    <w:p w:rsidR="00000000" w:rsidDel="00000000" w:rsidP="00000000" w:rsidRDefault="00000000" w:rsidRPr="00000000" w14:paraId="000001F9">
      <w:pPr>
        <w:spacing w:after="120" w:lineRule="auto"/>
        <w:rPr/>
      </w:pPr>
      <w:r>
        <w:rPr>
          <w:rtl w:val="0"/>
        </w:rPr>
        <w:t xml:space="preserve">Batch starts, intense cycle, demo, everyone leaves, next batch arrives.</w:t>
      </w:r>
    </w:p>
    <w:p w:rsidR="00000000" w:rsidDel="00000000" w:rsidP="00000000" w:rsidRDefault="00000000" w:rsidRPr="00000000" w14:paraId="000001FA">
      <w:pPr>
        <w:spacing w:after="60" w:lineRule="auto"/>
        <w:rPr/>
      </w:pPr>
      <w:r>
        <w:rPr>
          <w:rtl w:val="0"/>
        </w:rPr>
      </w:r>
    </w:p>
    <w:p w:rsidR="00000000" w:rsidDel="00000000" w:rsidP="00000000" w:rsidRDefault="00000000" w:rsidRPr="00000000" w14:paraId="000001FB">
      <w:pPr>
        <w:spacing w:after="120" w:lineRule="auto"/>
        <w:rPr/>
      </w:pPr>
      <w:r>
        <w:rPr>
          <w:b w:val="1"/>
          <w:bCs w:val="1"/>
          <w:rtl w:val="0"/>
        </w:rPr>
        <w:t xml:space="preserve">Radical transparency about progress and failures.</w:t>
      </w:r>
      <w:r>
        <w:rPr>
          <w:rtl w:val="0"/>
        </w:rPr>
      </w:r>
    </w:p>
    <w:p w:rsidR="00000000" w:rsidDel="00000000" w:rsidP="00000000" w:rsidRDefault="00000000" w:rsidRPr="00000000" w14:paraId="000001FC">
      <w:pPr>
        <w:spacing w:after="120" w:lineRule="auto"/>
        <w:rPr/>
      </w:pPr>
      <w:r>
        <w:rPr>
          <w:rtl w:val="0"/>
        </w:rPr>
        <w:t xml:space="preserve">Public weekly reviews. Real numbers. Real problems. That is how trust forms.</w:t>
      </w:r>
    </w:p>
    <w:p w:rsidR="00000000" w:rsidDel="00000000" w:rsidP="00000000" w:rsidRDefault="00000000" w:rsidRPr="00000000" w14:paraId="000001FD">
      <w:pPr>
        <w:spacing w:after="60" w:lineRule="auto"/>
        <w:rPr/>
      </w:pPr>
      <w:r>
        <w:rPr>
          <w:rtl w:val="0"/>
        </w:rPr>
      </w:r>
    </w:p>
    <w:p w:rsidR="00000000" w:rsidDel="00000000" w:rsidP="00000000" w:rsidRDefault="00000000" w:rsidRPr="00000000" w14:paraId="000001FE">
      <w:pPr>
        <w:spacing w:after="120" w:lineRule="auto"/>
        <w:rPr/>
      </w:pPr>
      <w:r>
        <w:rPr>
          <w:b w:val="1"/>
          <w:bCs w:val="1"/>
          <w:rtl w:val="0"/>
        </w:rPr>
        <w:t xml:space="preserve">Problem-first, not idea-first.</w:t>
      </w:r>
      <w:r>
        <w:rPr>
          <w:rtl w:val="0"/>
        </w:rPr>
      </w:r>
    </w:p>
    <w:p w:rsidR="00000000" w:rsidDel="00000000" w:rsidP="00000000" w:rsidRDefault="00000000" w:rsidRPr="00000000" w14:paraId="000001FF">
      <w:pPr>
        <w:spacing w:after="120" w:lineRule="auto"/>
        <w:rPr/>
      </w:pPr>
      <w:r>
        <w:rPr>
          <w:rtl w:val="0"/>
        </w:rPr>
        <w:t xml:space="preserve">Orient around hard structural problems, not random startup ideation.</w:t>
      </w:r>
    </w:p>
    <w:p w:rsidR="00000000" w:rsidDel="00000000" w:rsidP="00000000" w:rsidRDefault="00000000" w:rsidRPr="00000000" w14:paraId="00000200">
      <w:pPr>
        <w:spacing w:after="60" w:lineRule="auto"/>
        <w:rPr/>
      </w:pPr>
      <w:r>
        <w:rPr>
          <w:rtl w:val="0"/>
        </w:rPr>
      </w:r>
    </w:p>
    <w:p w:rsidR="00000000" w:rsidDel="00000000" w:rsidP="00000000" w:rsidRDefault="00000000" w:rsidRPr="00000000" w14:paraId="00000201">
      <w:pPr>
        <w:spacing w:after="120" w:lineRule="auto"/>
        <w:rPr/>
      </w:pPr>
      <w:r>
        <w:rPr>
          <w:b w:val="1"/>
          <w:bCs w:val="1"/>
          <w:rtl w:val="0"/>
        </w:rPr>
        <w:t xml:space="preserve">Anti-corporate. Hacker culture. High agency.</w:t>
      </w:r>
      <w:r>
        <w:rPr>
          <w:rtl w:val="0"/>
        </w:rPr>
      </w:r>
    </w:p>
    <w:p w:rsidR="00000000" w:rsidDel="00000000" w:rsidP="00000000" w:rsidRDefault="00000000" w:rsidRPr="00000000" w14:paraId="00000202">
      <w:pPr>
        <w:spacing w:after="120" w:lineRule="auto"/>
        <w:rPr/>
      </w:pPr>
      <w:r>
        <w:rPr>
          <w:rtl w:val="0"/>
        </w:rPr>
        <w:t xml:space="preserve">Terminal vibe. Anonymous energy. Slightly underground. The identity of the brand is escape from the machine, not membership in a new one.</w:t>
      </w:r>
    </w:p>
    <w:p w:rsidR="00000000" w:rsidDel="00000000" w:rsidP="00000000" w:rsidRDefault="00000000" w:rsidRPr="00000000" w14:paraId="00000203">
      <w:pPr>
        <w:rPr/>
      </w:pPr>
      <w:r>
        <w:br w:type="page"/>
      </w:r>
      <w:r>
        <w:rPr>
          <w:rtl w:val="0"/>
        </w:rPr>
      </w:r>
    </w:p>
    <w:p w:rsidR="00000000" w:rsidDel="00000000" w:rsidP="00000000" w:rsidRDefault="00000000" w:rsidRPr="00000000" w14:paraId="00A0001D">
      <w:pPr>
        <w:spacing w:after="60" w:lineRule="auto"/>
        <w:rPr/>
      </w:pPr>
      <w:r>
        <w:rPr>
          <w:rtl w:val="0"/>
        </w:rPr>
      </w:r>
    </w:p>
    <w:p w:rsidR="00000000" w:rsidDel="00000000" w:rsidP="00000000" w:rsidRDefault="00000000" w:rsidRPr="00000000" w14:paraId="00A0001E">
      <w:pPr>
        <w:spacing w:after="120" w:lineRule="auto"/>
        <w:rPr/>
      </w:pPr>
      <w:r>
        <w:rPr>
          <w:b w:val="1"/>
          <w:bCs w:val="1"/>
          <w:rtl w:val="0"/>
        </w:rPr>
        <w:t xml:space="preserve">Skill and intent over background.</w:t>
      </w:r>
    </w:p>
    <w:p w:rsidR="00000000" w:rsidDel="00000000" w:rsidP="00000000" w:rsidRDefault="00000000" w:rsidRPr="00000000" w14:paraId="00A0001F">
      <w:pPr>
        <w:spacing w:after="60" w:lineRule="auto"/>
        <w:rPr/>
      </w:pPr>
      <w:r>
        <w:rPr>
          <w:rtl w:val="0"/>
        </w:rPr>
      </w:r>
    </w:p>
    <w:p w:rsidR="00000000" w:rsidDel="00000000" w:rsidP="00000000" w:rsidRDefault="00000000" w:rsidRPr="00000000" w14:paraId="00A00020">
      <w:pPr>
        <w:spacing w:after="120" w:lineRule="auto"/>
        <w:rPr/>
      </w:pPr>
      <w:r>
        <w:rPr>
          <w:rtl w:val="0"/>
        </w:rPr>
        <w:t xml:space="preserve">OnlyExit does not filter by school, employer, or pedigree. It filters by what you have built and how serious you are about building more. The house will contain people from elite institutions and people who never attended college. People from FAANG and people from startups no one has heard of. What they share is execution. That is the only credential that matters here. Diversity at OnlyExit is not a policy. It is a natural consequence of filtering for builders instead of résumés.</w:t>
      </w:r>
    </w:p>
    <w:p w:rsidR="00000000" w:rsidDel="00000000" w:rsidP="00000000" w:rsidRDefault="00000000" w:rsidRPr="00000000" w14:paraId="00A00021">
      <w:pPr>
        <w:spacing w:after="60" w:lineRule="auto"/>
        <w:rPr/>
      </w:pPr>
      <w:r>
        <w:rPr>
          <w:rtl w:val="0"/>
        </w:rPr>
      </w:r>
    </w:p>
    <w:p w:rsidR="00000000" w:rsidDel="00000000" w:rsidP="00000000" w:rsidRDefault="00000000" w:rsidRPr="00000000" w14:paraId="00A00022">
      <w:pPr>
        <w:spacing w:after="120" w:lineRule="auto"/>
        <w:rPr/>
      </w:pPr>
      <w:r>
        <w:rPr>
          <w:b w:val="1"/>
          <w:bCs w:val="1"/>
          <w:rtl w:val="0"/>
        </w:rPr>
        <w:t xml:space="preserve">This is not for everyone.</w:t>
      </w:r>
    </w:p>
    <w:p w:rsidR="00000000" w:rsidDel="00000000" w:rsidP="00000000" w:rsidRDefault="00000000" w:rsidRPr="00000000" w14:paraId="00A00023">
      <w:pPr>
        <w:spacing w:after="60" w:lineRule="auto"/>
        <w:rPr/>
      </w:pPr>
      <w:r>
        <w:rPr>
          <w:rtl w:val="0"/>
        </w:rPr>
      </w:r>
    </w:p>
    <w:p w:rsidR="00000000" w:rsidDel="00000000" w:rsidP="00000000" w:rsidRDefault="00000000" w:rsidRPr="00000000" w14:paraId="00A00024">
      <w:pPr>
        <w:spacing w:after="120" w:lineRule="auto"/>
        <w:rPr/>
      </w:pPr>
      <w:r>
        <w:rPr>
          <w:rtl w:val="0"/>
        </w:rPr>
        <w:t xml:space="preserve">OnlyExit is hardcore. The house runs on intensity, radical honesty, and relentless building pressure. It is not a soft landing. It is not a wellness retreat for people “exploring their options.” It is a forge. The people who thrive here are the ones who would build something whether OnlyExit existed or not — they just build faster and better because the room is that good. If the culture ever softens to the point where casual participants feel comfortable, something has gone wrong. Small rooms. Strong filters. Serious builders only.</w:t>
      </w:r>
    </w:p>
    <w:p w:rsidR="00000000" w:rsidDel="00000000" w:rsidP="00000000" w:rsidRDefault="00000000" w:rsidRPr="00000000" w14:paraId="00000204">
      <w:pPr>
        <w:pStyle w:val="Heading1"/>
        <w:rPr/>
      </w:pPr>
      <w:r>
        <w:rPr>
          <w:rtl w:val="0"/>
        </w:rPr>
        <w:t xml:space="preserve">19. Long-Term Potential</w:t>
      </w:r>
    </w:p>
    <w:p w:rsidR="00000000" w:rsidDel="00000000" w:rsidP="00000000" w:rsidRDefault="00000000" w:rsidRPr="00000000" w14:paraId="00000205">
      <w:pPr>
        <w:spacing w:after="60" w:lineRule="auto"/>
        <w:rPr/>
      </w:pPr>
      <w:r>
        <w:rPr>
          <w:rtl w:val="0"/>
        </w:rPr>
      </w:r>
    </w:p>
    <w:p w:rsidR="00000000" w:rsidDel="00000000" w:rsidP="00000000" w:rsidRDefault="00000000" w:rsidRPr="00000000" w14:paraId="00000206">
      <w:pPr>
        <w:spacing w:after="120" w:lineRule="auto"/>
        <w:rPr/>
      </w:pPr>
      <w:r>
        <w:rPr>
          <w:rtl w:val="0"/>
        </w:rPr>
        <w:t xml:space="preserve">If OnlyExit consistently produces strong startups, the platform evolves into one of the most influential founder formation networks in technology.</w:t>
      </w:r>
    </w:p>
    <w:p w:rsidR="00000000" w:rsidDel="00000000" w:rsidP="00000000" w:rsidRDefault="00000000" w:rsidRPr="00000000" w14:paraId="00000207">
      <w:pPr>
        <w:spacing w:after="60" w:lineRule="auto"/>
        <w:rPr/>
      </w:pPr>
      <w:r>
        <w:rPr>
          <w:rtl w:val="0"/>
        </w:rPr>
      </w:r>
    </w:p>
    <w:p w:rsidR="00000000" w:rsidDel="00000000" w:rsidP="00000000" w:rsidRDefault="00000000" w:rsidRPr="00000000" w14:paraId="00000208">
      <w:pPr>
        <w:spacing w:after="120" w:lineRule="auto"/>
        <w:rPr/>
      </w:pPr>
      <w:r>
        <w:rPr>
          <w:rtl w:val="0"/>
        </w:rPr>
        <w:t xml:space="preserve">Successful alumni return to the network as mentors, investors, and collaborators. They hire from OnlyExit. They invest in future startups. They recruit from the same community. This creates a flywheel:</w:t>
      </w:r>
    </w:p>
    <w:p w:rsidR="00000000" w:rsidDel="00000000" w:rsidP="00000000" w:rsidRDefault="00000000" w:rsidRPr="00000000" w14:paraId="00000209">
      <w:pPr>
        <w:spacing w:after="60" w:lineRule="auto"/>
        <w:rPr/>
      </w:pPr>
      <w:r>
        <w:rPr>
          <w:rtl w:val="0"/>
        </w:rPr>
      </w:r>
    </w:p>
    <w:p w:rsidR="00000000" w:rsidDel="00000000" w:rsidP="00000000" w:rsidRDefault="00000000" w:rsidRPr="00000000" w14:paraId="0000020A">
      <w:pPr>
        <w:spacing w:after="120" w:lineRule="auto"/>
        <w:ind w:left="720" w:firstLine="0"/>
        <w:rPr/>
      </w:pPr>
      <w:r>
        <w:rPr>
          <w:i w:val="1"/>
          <w:iCs w:val="1"/>
          <w:rtl w:val="0"/>
        </w:rPr>
        <w:t xml:space="preserve">Operators join OnlyExit</w:t>
      </w:r>
      <w:r>
        <w:rPr>
          <w:rtl w:val="0"/>
        </w:rPr>
      </w:r>
    </w:p>
    <w:p w:rsidR="00000000" w:rsidDel="00000000" w:rsidP="00000000" w:rsidRDefault="00000000" w:rsidRPr="00000000" w14:paraId="0000020B">
      <w:pPr>
        <w:spacing w:after="120" w:lineRule="auto"/>
        <w:ind w:left="720" w:firstLine="0"/>
        <w:rPr/>
      </w:pPr>
      <w:r>
        <w:rPr>
          <w:rFonts w:ascii="Arial Unicode MS" w:cs="Arial Unicode MS" w:eastAsia="Arial Unicode MS" w:hAnsi="Arial Unicode MS"/>
          <w:i w:val="1"/>
          <w:iCs w:val="1"/>
          <w:rtl w:val="0"/>
        </w:rPr>
        <w:t xml:space="preserve">  ↓</w:t>
      </w:r>
      <w:r>
        <w:rPr>
          <w:rtl w:val="0"/>
        </w:rPr>
      </w:r>
    </w:p>
    <w:p w:rsidR="00000000" w:rsidDel="00000000" w:rsidP="00000000" w:rsidRDefault="00000000" w:rsidRPr="00000000" w14:paraId="0000020C">
      <w:pPr>
        <w:spacing w:after="120" w:lineRule="auto"/>
        <w:ind w:left="720" w:firstLine="0"/>
        <w:rPr/>
      </w:pPr>
      <w:r>
        <w:rPr>
          <w:i w:val="1"/>
          <w:iCs w:val="1"/>
          <w:rtl w:val="0"/>
        </w:rPr>
        <w:t xml:space="preserve">Companies form</w:t>
      </w:r>
      <w:r>
        <w:rPr>
          <w:rtl w:val="0"/>
        </w:rPr>
      </w:r>
    </w:p>
    <w:p w:rsidR="00000000" w:rsidDel="00000000" w:rsidP="00000000" w:rsidRDefault="00000000" w:rsidRPr="00000000" w14:paraId="0000020D">
      <w:pPr>
        <w:spacing w:after="120" w:lineRule="auto"/>
        <w:ind w:left="720" w:firstLine="0"/>
        <w:rPr/>
      </w:pPr>
      <w:r>
        <w:rPr>
          <w:rFonts w:ascii="Arial Unicode MS" w:cs="Arial Unicode MS" w:eastAsia="Arial Unicode MS" w:hAnsi="Arial Unicode MS"/>
          <w:i w:val="1"/>
          <w:iCs w:val="1"/>
          <w:rtl w:val="0"/>
        </w:rPr>
        <w:t xml:space="preserve">  ↓</w:t>
      </w:r>
      <w:r>
        <w:rPr>
          <w:rtl w:val="0"/>
        </w:rPr>
      </w:r>
    </w:p>
    <w:p w:rsidR="00000000" w:rsidDel="00000000" w:rsidP="00000000" w:rsidRDefault="00000000" w:rsidRPr="00000000" w14:paraId="0000020E">
      <w:pPr>
        <w:spacing w:after="120" w:lineRule="auto"/>
        <w:ind w:left="720" w:firstLine="0"/>
        <w:rPr/>
      </w:pPr>
      <w:r>
        <w:rPr>
          <w:i w:val="1"/>
          <w:iCs w:val="1"/>
          <w:rtl w:val="0"/>
        </w:rPr>
        <w:t xml:space="preserve">Successful founders return</w:t>
      </w:r>
      <w:r>
        <w:rPr>
          <w:rtl w:val="0"/>
        </w:rPr>
      </w:r>
    </w:p>
    <w:p w:rsidR="00000000" w:rsidDel="00000000" w:rsidP="00000000" w:rsidRDefault="00000000" w:rsidRPr="00000000" w14:paraId="0000020F">
      <w:pPr>
        <w:spacing w:after="120" w:lineRule="auto"/>
        <w:ind w:left="720" w:firstLine="0"/>
        <w:rPr/>
      </w:pPr>
      <w:r>
        <w:rPr>
          <w:rFonts w:ascii="Arial Unicode MS" w:cs="Arial Unicode MS" w:eastAsia="Arial Unicode MS" w:hAnsi="Arial Unicode MS"/>
          <w:i w:val="1"/>
          <w:iCs w:val="1"/>
          <w:rtl w:val="0"/>
        </w:rPr>
        <w:t xml:space="preserve">  ↓</w:t>
      </w:r>
      <w:r>
        <w:rPr>
          <w:rtl w:val="0"/>
        </w:rPr>
      </w:r>
    </w:p>
    <w:p w:rsidR="00000000" w:rsidDel="00000000" w:rsidP="00000000" w:rsidRDefault="00000000" w:rsidRPr="00000000" w14:paraId="00000210">
      <w:pPr>
        <w:spacing w:after="120" w:lineRule="auto"/>
        <w:ind w:left="720" w:firstLine="0"/>
        <w:rPr/>
      </w:pPr>
      <w:r>
        <w:rPr>
          <w:i w:val="1"/>
          <w:iCs w:val="1"/>
          <w:rtl w:val="0"/>
        </w:rPr>
        <w:t xml:space="preserve">Network becomes stronger</w:t>
      </w:r>
      <w:r>
        <w:rPr>
          <w:rtl w:val="0"/>
        </w:rPr>
      </w:r>
    </w:p>
    <w:p w:rsidR="00000000" w:rsidDel="00000000" w:rsidP="00000000" w:rsidRDefault="00000000" w:rsidRPr="00000000" w14:paraId="00000211">
      <w:pPr>
        <w:spacing w:after="60" w:lineRule="auto"/>
        <w:rPr/>
      </w:pPr>
      <w:r>
        <w:rPr>
          <w:rtl w:val="0"/>
        </w:rPr>
      </w:r>
    </w:p>
    <w:p w:rsidR="00000000" w:rsidDel="00000000" w:rsidP="00000000" w:rsidRDefault="00000000" w:rsidRPr="00000000" w14:paraId="00000212">
      <w:pPr>
        <w:spacing w:after="120" w:lineRule="auto"/>
        <w:rPr/>
      </w:pPr>
      <w:r>
        <w:rPr>
          <w:rtl w:val="0"/>
        </w:rPr>
        <w:t xml:space="preserve">That is exactly how the PayPal Mafia network effect formed. And it is how YC became self-reinforcing.</w:t>
      </w:r>
    </w:p>
    <w:p w:rsidR="00000000" w:rsidDel="00000000" w:rsidP="00000000" w:rsidRDefault="00000000" w:rsidRPr="00000000" w14:paraId="00000213">
      <w:pPr>
        <w:spacing w:after="60" w:lineRule="auto"/>
        <w:rPr/>
      </w:pPr>
      <w:r>
        <w:rPr>
          <w:rtl w:val="0"/>
        </w:rPr>
      </w:r>
    </w:p>
    <w:p w:rsidR="00000000" w:rsidDel="00000000" w:rsidP="00000000" w:rsidRDefault="00000000" w:rsidRPr="00000000" w14:paraId="00000214">
      <w:pPr>
        <w:spacing w:after="120" w:lineRule="auto"/>
        <w:rPr/>
      </w:pPr>
      <w:r>
        <w:rPr>
          <w:rtl w:val="0"/>
        </w:rPr>
        <w:t xml:space="preserve">In this model, OnlyExit does not just sit upstream of accelerators and venture capital. It becomes the origin layer of the startup ecosystem. The place where the right people cluster together before the idea even exists. The place where the transition happens.</w:t>
      </w:r>
    </w:p>
    <w:p w:rsidR="00000000" w:rsidDel="00000000" w:rsidP="00000000" w:rsidRDefault="00000000" w:rsidRPr="00000000" w14:paraId="00000215">
      <w:pPr>
        <w:spacing w:after="60" w:lineRule="auto"/>
        <w:rPr/>
      </w:pPr>
      <w:r>
        <w:rPr>
          <w:rtl w:val="0"/>
        </w:rPr>
      </w:r>
    </w:p>
    <w:p w:rsidR="00000000" w:rsidDel="00000000" w:rsidP="00000000" w:rsidRDefault="00000000" w:rsidRPr="00000000" w14:paraId="00000216">
      <w:pPr>
        <w:spacing w:after="120" w:lineRule="auto"/>
        <w:rPr/>
      </w:pPr>
      <w:r>
        <w:rPr>
          <w:rtl w:val="0"/>
        </w:rPr>
        <w:t xml:space="preserve">Most founder ecosystems are built around ideas. OnlyExit is built around people. And historically, the biggest companies emerge when the right people cluster together before the idea even exists.</w:t>
      </w:r>
    </w:p>
    <w:p w:rsidR="00000000" w:rsidDel="00000000" w:rsidP="00000000" w:rsidRDefault="00000000" w:rsidRPr="00000000" w14:paraId="00000217">
      <w:pPr>
        <w:spacing w:after="60" w:lineRule="auto"/>
        <w:rPr/>
      </w:pPr>
      <w:r>
        <w:rPr>
          <w:rtl w:val="0"/>
        </w:rPr>
      </w:r>
    </w:p>
    <w:p w:rsidR="00000000" w:rsidDel="00000000" w:rsidP="00000000" w:rsidRDefault="00000000" w:rsidRPr="00000000" w14:paraId="00000218">
      <w:pPr>
        <w:spacing w:after="60" w:lineRule="auto"/>
        <w:rPr/>
      </w:pPr>
      <w:r>
        <w:rPr>
          <w:rtl w:val="0"/>
        </w:rPr>
      </w:r>
    </w:p>
    <w:p w:rsidR="00000000" w:rsidDel="00000000" w:rsidP="00000000" w:rsidRDefault="00000000" w:rsidRPr="00000000" w14:paraId="00000219">
      <w:pPr>
        <w:spacing w:before="400" w:lineRule="auto"/>
        <w:rPr/>
      </w:pPr>
      <w:r>
        <w:rPr>
          <w:b w:val="1"/>
          <w:bCs w:val="1"/>
          <w:rtl w:val="0"/>
        </w:rPr>
        <w:t xml:space="preserve">This memo is the founding doctrine of OnlyExit. It is not a summary of a strong idea. It is the thesis of a new category.</w:t>
      </w:r>
      <w:r>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i Castor" w:id="0" w:date="2026-03-07T01:26:29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emotion needs to take place, etc helping young startup founders bc of ( use any ) our resources, how our community and "mentors" are so helpful to their growth / level of impact , how we can make it seem different from others  with our values</w:t>
      </w:r>
    </w:p>
  </w:comment>
  <w:comment w:id="7" w:date="2026-03-07T01:49:07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Hayli Castor reacted with 👍 at 2026-03-07 01:49 AM</w:t>
      </w:r>
    </w:p>
  </w:comment>
  <w:comment w:author="Hayli Castor" w:id="2" w:date="2026-03-07T02:45:45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Emphasis on breaking the programmed "norm" and how our founder system makes it ground breaking like never before for helping our startup team</w:t>
      </w:r>
    </w:p>
  </w:comment>
  <w:comment w:author="Hayli Castor" w:id="5" w:date="2026-03-07T01:42:55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OnlyExit house isn’t designed to appear as typical workspace.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designed to feel like the future is being built inside it. with all our resources / what we offer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detail of the space reflects the mindset of the people inside are builders  and visionaries who aren’t here to maintain the system, but to create exits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aesthetic is futuristic, minimal, and  Clean office energy mixed with unique design elements that immediately communicate something different is happening here!!!Screens with live builds. Whiteboards filled with ideas. cool lighting ,designed for both deep work and high energy collaboration.The goal isn’t decoration. It is is identity.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someone walks into the OnlyExit house, they should feel  the shift from the normal world into a place where people are actively building their future companies.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house becomes content./ brand signal.</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house becomes a visual symbol of the OnlyExit philosophy.</w:t>
      </w:r>
    </w:p>
  </w:comment>
  <w:comment w:author="Hayli Castor" w:id="1" w:date="2026-03-07T01:29:19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talent exists.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rarely exists is the environment where that talent collides. OnlyExit is __</w:t>
      </w:r>
    </w:p>
  </w:comment>
  <w:comment w:id="3" w:date="2026-03-07T02:41:28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Hayli Castor reacted with 👍 at 2026-03-07 02:41 AM</w:t>
      </w:r>
    </w:p>
  </w:comment>
  <w:comment w:id="8" w:date="2026-03-07T01:50:38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Hayli Castor reacted with 👍 at 2026-03-07 01:50 AM</w:t>
      </w:r>
    </w:p>
  </w:comment>
  <w:comment w:id="4" w:date="2026-03-07T01:56:40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Hayli Castor reacted with 👍 at 2026-03-07 01:56 AM</w:t>
      </w:r>
    </w:p>
  </w:comment>
  <w:comment w:id="6" w:date="2026-03-07T01:46:23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Hayli Castor reacted with 👍 at 2026-03-07 01:46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